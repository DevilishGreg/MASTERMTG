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129786632"/>
        <w:docPartObj>
          <w:docPartGallery w:val="Cover Pages"/>
          <w:docPartUnique/>
        </w:docPartObj>
      </w:sdtPr>
      <w:sdtEndPr>
        <w:rPr>
          <w:rFonts w:asciiTheme="minorHAnsi" w:eastAsiaTheme="minorEastAsia" w:hAnsiTheme="minorHAnsi" w:cstheme="minorBidi"/>
          <w:caps w:val="0"/>
          <w:lang w:eastAsia="ja-JP"/>
        </w:rPr>
      </w:sdtEndPr>
      <w:sdtContent>
        <w:tbl>
          <w:tblPr>
            <w:tblW w:w="5000" w:type="pct"/>
            <w:jc w:val="center"/>
            <w:tblLook w:val="04A0" w:firstRow="1" w:lastRow="0" w:firstColumn="1" w:lastColumn="0" w:noHBand="0" w:noVBand="1"/>
          </w:tblPr>
          <w:tblGrid>
            <w:gridCol w:w="9576"/>
          </w:tblGrid>
          <w:tr w:rsidR="00822771">
            <w:trPr>
              <w:trHeight w:val="2880"/>
              <w:jc w:val="center"/>
            </w:trPr>
            <w:tc>
              <w:tcPr>
                <w:tcW w:w="5000" w:type="pct"/>
              </w:tcPr>
              <w:p w:rsidR="00822771" w:rsidRDefault="00822771" w:rsidP="00822771">
                <w:pPr>
                  <w:pStyle w:val="NoSpacing"/>
                  <w:jc w:val="center"/>
                  <w:rPr>
                    <w:rFonts w:asciiTheme="majorHAnsi" w:eastAsiaTheme="majorEastAsia" w:hAnsiTheme="majorHAnsi" w:cstheme="majorBidi"/>
                    <w:caps/>
                  </w:rPr>
                </w:pPr>
              </w:p>
            </w:tc>
          </w:tr>
          <w:tr w:rsidR="0082277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22771" w:rsidRDefault="00BA3307" w:rsidP="00BA330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Mastering Magic</w:t>
                    </w:r>
                  </w:p>
                </w:tc>
              </w:sdtContent>
            </w:sdt>
          </w:tr>
          <w:tr w:rsidR="0082277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22771" w:rsidRDefault="00BA3307" w:rsidP="00BA330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Magic the Gathering Knowledge Base</w:t>
                    </w:r>
                  </w:p>
                </w:tc>
              </w:sdtContent>
            </w:sdt>
          </w:tr>
        </w:tbl>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BA3307" w:rsidRDefault="00BA3307"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822771" w:rsidRDefault="00822771" w:rsidP="004634E2">
          <w:pPr>
            <w:pStyle w:val="Subtitle"/>
          </w:pPr>
        </w:p>
        <w:p w:rsidR="00822771" w:rsidRPr="00822771" w:rsidRDefault="00822771" w:rsidP="00822771">
          <w:pPr>
            <w:sectPr w:rsidR="00822771" w:rsidRPr="00822771" w:rsidSect="003A25FC">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rsidR="00822771" w:rsidRPr="004634E2" w:rsidRDefault="00822771" w:rsidP="004634E2">
          <w:pPr>
            <w:pStyle w:val="Subtitle"/>
          </w:pPr>
          <w:r w:rsidRPr="004634E2">
            <w:lastRenderedPageBreak/>
            <w:t>Michael Mammosser</w:t>
          </w:r>
        </w:p>
        <w:p w:rsidR="00822771" w:rsidRPr="004634E2" w:rsidRDefault="00822771" w:rsidP="004634E2">
          <w:pPr>
            <w:pStyle w:val="Subtitle"/>
          </w:pPr>
          <w:r w:rsidRPr="004634E2">
            <w:t>Gregory Caldwell</w:t>
          </w:r>
        </w:p>
        <w:p w:rsidR="00822771" w:rsidRPr="004634E2" w:rsidRDefault="00822771" w:rsidP="004634E2">
          <w:pPr>
            <w:pStyle w:val="Subtitle"/>
          </w:pPr>
          <w:r w:rsidRPr="004634E2">
            <w:t>Andrew DiBiasio</w:t>
          </w:r>
        </w:p>
        <w:p w:rsidR="00822771" w:rsidRPr="004634E2" w:rsidRDefault="00822771" w:rsidP="004634E2">
          <w:pPr>
            <w:pStyle w:val="Subtitle"/>
            <w:jc w:val="right"/>
          </w:pPr>
          <w:r w:rsidRPr="004634E2">
            <w:lastRenderedPageBreak/>
            <w:t>91.462 GUI Programing II</w:t>
          </w:r>
        </w:p>
        <w:p w:rsidR="00822771" w:rsidRPr="004634E2" w:rsidRDefault="00822771" w:rsidP="004634E2">
          <w:pPr>
            <w:pStyle w:val="Subtitle"/>
            <w:jc w:val="right"/>
          </w:pPr>
          <w:r w:rsidRPr="004634E2">
            <w:t>Professor Jesse Heines</w:t>
          </w:r>
        </w:p>
        <w:p w:rsidR="004634E2" w:rsidRPr="004634E2" w:rsidRDefault="004634E2" w:rsidP="004634E2">
          <w:pPr>
            <w:pStyle w:val="Subtitle"/>
            <w:jc w:val="right"/>
            <w:sectPr w:rsidR="004634E2" w:rsidRPr="004634E2" w:rsidSect="003A25FC">
              <w:type w:val="continuous"/>
              <w:pgSz w:w="12240" w:h="15840"/>
              <w:pgMar w:top="1440" w:right="1440" w:bottom="1440" w:left="1440" w:header="720" w:footer="720" w:gutter="0"/>
              <w:pgNumType w:start="0"/>
              <w:cols w:num="2" w:space="720"/>
              <w:titlePg/>
              <w:docGrid w:linePitch="360"/>
            </w:sectPr>
          </w:pPr>
          <w:r>
            <w:t>February 3, 2015</w:t>
          </w:r>
        </w:p>
        <w:sdt>
          <w:sdtPr>
            <w:rPr>
              <w:rFonts w:eastAsiaTheme="minorHAnsi" w:cstheme="minorBidi"/>
              <w:b w:val="0"/>
              <w:bCs w:val="0"/>
              <w:color w:val="auto"/>
              <w:sz w:val="24"/>
              <w:szCs w:val="22"/>
              <w:lang w:eastAsia="en-US"/>
            </w:rPr>
            <w:id w:val="-1369451533"/>
            <w:docPartObj>
              <w:docPartGallery w:val="Table of Contents"/>
              <w:docPartUnique/>
            </w:docPartObj>
          </w:sdtPr>
          <w:sdtEndPr>
            <w:rPr>
              <w:noProof/>
            </w:rPr>
          </w:sdtEndPr>
          <w:sdtContent>
            <w:p w:rsidR="003A0B34" w:rsidRDefault="003A0B34">
              <w:pPr>
                <w:pStyle w:val="TOCHeading"/>
              </w:pPr>
              <w:r>
                <w:t>Table of Con</w:t>
              </w:r>
              <w:bookmarkStart w:id="0" w:name="_GoBack"/>
              <w:bookmarkEnd w:id="0"/>
              <w:r>
                <w:t>tents</w:t>
              </w:r>
            </w:p>
            <w:p w:rsidR="003A25FC" w:rsidRDefault="003A0B34">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411190008" w:history="1">
                <w:r w:rsidR="003A25FC" w:rsidRPr="005D7CCF">
                  <w:rPr>
                    <w:rStyle w:val="Hyperlink"/>
                    <w:noProof/>
                  </w:rPr>
                  <w:t>Project Goal</w:t>
                </w:r>
                <w:r w:rsidR="003A25FC">
                  <w:rPr>
                    <w:noProof/>
                    <w:webHidden/>
                  </w:rPr>
                  <w:tab/>
                </w:r>
                <w:r w:rsidR="003A25FC">
                  <w:rPr>
                    <w:noProof/>
                    <w:webHidden/>
                  </w:rPr>
                  <w:fldChar w:fldCharType="begin"/>
                </w:r>
                <w:r w:rsidR="003A25FC">
                  <w:rPr>
                    <w:noProof/>
                    <w:webHidden/>
                  </w:rPr>
                  <w:instrText xml:space="preserve"> PAGEREF _Toc411190008 \h </w:instrText>
                </w:r>
                <w:r w:rsidR="003A25FC">
                  <w:rPr>
                    <w:noProof/>
                    <w:webHidden/>
                  </w:rPr>
                </w:r>
                <w:r w:rsidR="003A25FC">
                  <w:rPr>
                    <w:noProof/>
                    <w:webHidden/>
                  </w:rPr>
                  <w:fldChar w:fldCharType="separate"/>
                </w:r>
                <w:r w:rsidR="00923E6E">
                  <w:rPr>
                    <w:noProof/>
                    <w:webHidden/>
                  </w:rPr>
                  <w:t>1</w:t>
                </w:r>
                <w:r w:rsidR="003A25FC">
                  <w:rPr>
                    <w:noProof/>
                    <w:webHidden/>
                  </w:rPr>
                  <w:fldChar w:fldCharType="end"/>
                </w:r>
              </w:hyperlink>
            </w:p>
            <w:p w:rsidR="003A25FC" w:rsidRDefault="00A41F44">
              <w:pPr>
                <w:pStyle w:val="TOC1"/>
                <w:tabs>
                  <w:tab w:val="right" w:leader="dot" w:pos="8630"/>
                </w:tabs>
                <w:rPr>
                  <w:rFonts w:asciiTheme="minorHAnsi" w:eastAsiaTheme="minorEastAsia" w:hAnsiTheme="minorHAnsi"/>
                  <w:noProof/>
                  <w:sz w:val="22"/>
                </w:rPr>
              </w:pPr>
              <w:hyperlink w:anchor="_Toc411190009" w:history="1">
                <w:r w:rsidR="003A25FC" w:rsidRPr="005D7CCF">
                  <w:rPr>
                    <w:rStyle w:val="Hyperlink"/>
                    <w:noProof/>
                  </w:rPr>
                  <w:t>Feature Descriptions</w:t>
                </w:r>
                <w:r w:rsidR="003A25FC">
                  <w:rPr>
                    <w:noProof/>
                    <w:webHidden/>
                  </w:rPr>
                  <w:tab/>
                </w:r>
                <w:r w:rsidR="003A25FC">
                  <w:rPr>
                    <w:noProof/>
                    <w:webHidden/>
                  </w:rPr>
                  <w:fldChar w:fldCharType="begin"/>
                </w:r>
                <w:r w:rsidR="003A25FC">
                  <w:rPr>
                    <w:noProof/>
                    <w:webHidden/>
                  </w:rPr>
                  <w:instrText xml:space="preserve"> PAGEREF _Toc411190009 \h </w:instrText>
                </w:r>
                <w:r w:rsidR="003A25FC">
                  <w:rPr>
                    <w:noProof/>
                    <w:webHidden/>
                  </w:rPr>
                </w:r>
                <w:r w:rsidR="003A25FC">
                  <w:rPr>
                    <w:noProof/>
                    <w:webHidden/>
                  </w:rPr>
                  <w:fldChar w:fldCharType="separate"/>
                </w:r>
                <w:r w:rsidR="00923E6E">
                  <w:rPr>
                    <w:noProof/>
                    <w:webHidden/>
                  </w:rPr>
                  <w:t>1</w:t>
                </w:r>
                <w:r w:rsidR="003A25FC">
                  <w:rPr>
                    <w:noProof/>
                    <w:webHidden/>
                  </w:rPr>
                  <w:fldChar w:fldCharType="end"/>
                </w:r>
              </w:hyperlink>
            </w:p>
            <w:p w:rsidR="003A25FC" w:rsidRDefault="00A41F44">
              <w:pPr>
                <w:pStyle w:val="TOC1"/>
                <w:tabs>
                  <w:tab w:val="right" w:leader="dot" w:pos="8630"/>
                </w:tabs>
                <w:rPr>
                  <w:rFonts w:asciiTheme="minorHAnsi" w:eastAsiaTheme="minorEastAsia" w:hAnsiTheme="minorHAnsi"/>
                  <w:noProof/>
                  <w:sz w:val="22"/>
                </w:rPr>
              </w:pPr>
              <w:hyperlink w:anchor="_Toc411190010" w:history="1">
                <w:r w:rsidR="003A25FC" w:rsidRPr="005D7CCF">
                  <w:rPr>
                    <w:rStyle w:val="Hyperlink"/>
                    <w:noProof/>
                  </w:rPr>
                  <w:t>Component Details</w:t>
                </w:r>
                <w:r w:rsidR="003A25FC">
                  <w:rPr>
                    <w:noProof/>
                    <w:webHidden/>
                  </w:rPr>
                  <w:tab/>
                </w:r>
                <w:r w:rsidR="003A25FC">
                  <w:rPr>
                    <w:noProof/>
                    <w:webHidden/>
                  </w:rPr>
                  <w:fldChar w:fldCharType="begin"/>
                </w:r>
                <w:r w:rsidR="003A25FC">
                  <w:rPr>
                    <w:noProof/>
                    <w:webHidden/>
                  </w:rPr>
                  <w:instrText xml:space="preserve"> PAGEREF _Toc411190010 \h </w:instrText>
                </w:r>
                <w:r w:rsidR="003A25FC">
                  <w:rPr>
                    <w:noProof/>
                    <w:webHidden/>
                  </w:rPr>
                </w:r>
                <w:r w:rsidR="003A25FC">
                  <w:rPr>
                    <w:noProof/>
                    <w:webHidden/>
                  </w:rPr>
                  <w:fldChar w:fldCharType="separate"/>
                </w:r>
                <w:r w:rsidR="00923E6E">
                  <w:rPr>
                    <w:noProof/>
                    <w:webHidden/>
                  </w:rPr>
                  <w:t>2</w:t>
                </w:r>
                <w:r w:rsidR="003A25FC">
                  <w:rPr>
                    <w:noProof/>
                    <w:webHidden/>
                  </w:rPr>
                  <w:fldChar w:fldCharType="end"/>
                </w:r>
              </w:hyperlink>
            </w:p>
            <w:p w:rsidR="003A25FC" w:rsidRDefault="00A41F44">
              <w:pPr>
                <w:pStyle w:val="TOC1"/>
                <w:tabs>
                  <w:tab w:val="right" w:leader="dot" w:pos="8630"/>
                </w:tabs>
                <w:rPr>
                  <w:rFonts w:asciiTheme="minorHAnsi" w:eastAsiaTheme="minorEastAsia" w:hAnsiTheme="minorHAnsi"/>
                  <w:noProof/>
                  <w:sz w:val="22"/>
                </w:rPr>
              </w:pPr>
              <w:hyperlink w:anchor="_Toc411190011" w:history="1">
                <w:r w:rsidR="003A25FC" w:rsidRPr="005D7CCF">
                  <w:rPr>
                    <w:rStyle w:val="Hyperlink"/>
                    <w:noProof/>
                  </w:rPr>
                  <w:t>User Descriptions</w:t>
                </w:r>
                <w:r w:rsidR="003A25FC">
                  <w:rPr>
                    <w:noProof/>
                    <w:webHidden/>
                  </w:rPr>
                  <w:tab/>
                </w:r>
                <w:r w:rsidR="003A25FC">
                  <w:rPr>
                    <w:noProof/>
                    <w:webHidden/>
                  </w:rPr>
                  <w:fldChar w:fldCharType="begin"/>
                </w:r>
                <w:r w:rsidR="003A25FC">
                  <w:rPr>
                    <w:noProof/>
                    <w:webHidden/>
                  </w:rPr>
                  <w:instrText xml:space="preserve"> PAGEREF _Toc411190011 \h </w:instrText>
                </w:r>
                <w:r w:rsidR="003A25FC">
                  <w:rPr>
                    <w:noProof/>
                    <w:webHidden/>
                  </w:rPr>
                </w:r>
                <w:r w:rsidR="003A25FC">
                  <w:rPr>
                    <w:noProof/>
                    <w:webHidden/>
                  </w:rPr>
                  <w:fldChar w:fldCharType="separate"/>
                </w:r>
                <w:r w:rsidR="00923E6E">
                  <w:rPr>
                    <w:noProof/>
                    <w:webHidden/>
                  </w:rPr>
                  <w:t>5</w:t>
                </w:r>
                <w:r w:rsidR="003A25FC">
                  <w:rPr>
                    <w:noProof/>
                    <w:webHidden/>
                  </w:rPr>
                  <w:fldChar w:fldCharType="end"/>
                </w:r>
              </w:hyperlink>
            </w:p>
            <w:p w:rsidR="003A25FC" w:rsidRDefault="00A41F44">
              <w:pPr>
                <w:pStyle w:val="TOC1"/>
                <w:tabs>
                  <w:tab w:val="right" w:leader="dot" w:pos="8630"/>
                </w:tabs>
                <w:rPr>
                  <w:rFonts w:asciiTheme="minorHAnsi" w:eastAsiaTheme="minorEastAsia" w:hAnsiTheme="minorHAnsi"/>
                  <w:noProof/>
                  <w:sz w:val="22"/>
                </w:rPr>
              </w:pPr>
              <w:hyperlink w:anchor="_Toc411190012" w:history="1">
                <w:r w:rsidR="003A25FC" w:rsidRPr="005D7CCF">
                  <w:rPr>
                    <w:rStyle w:val="Hyperlink"/>
                    <w:noProof/>
                  </w:rPr>
                  <w:t>Discussion of Issues</w:t>
                </w:r>
                <w:r w:rsidR="003A25FC">
                  <w:rPr>
                    <w:noProof/>
                    <w:webHidden/>
                  </w:rPr>
                  <w:tab/>
                </w:r>
                <w:r w:rsidR="003A25FC">
                  <w:rPr>
                    <w:noProof/>
                    <w:webHidden/>
                  </w:rPr>
                  <w:fldChar w:fldCharType="begin"/>
                </w:r>
                <w:r w:rsidR="003A25FC">
                  <w:rPr>
                    <w:noProof/>
                    <w:webHidden/>
                  </w:rPr>
                  <w:instrText xml:space="preserve"> PAGEREF _Toc411190012 \h </w:instrText>
                </w:r>
                <w:r w:rsidR="003A25FC">
                  <w:rPr>
                    <w:noProof/>
                    <w:webHidden/>
                  </w:rPr>
                </w:r>
                <w:r w:rsidR="003A25FC">
                  <w:rPr>
                    <w:noProof/>
                    <w:webHidden/>
                  </w:rPr>
                  <w:fldChar w:fldCharType="separate"/>
                </w:r>
                <w:r w:rsidR="00923E6E">
                  <w:rPr>
                    <w:noProof/>
                    <w:webHidden/>
                  </w:rPr>
                  <w:t>6</w:t>
                </w:r>
                <w:r w:rsidR="003A25FC">
                  <w:rPr>
                    <w:noProof/>
                    <w:webHidden/>
                  </w:rPr>
                  <w:fldChar w:fldCharType="end"/>
                </w:r>
              </w:hyperlink>
            </w:p>
            <w:p w:rsidR="003A25FC" w:rsidRDefault="00A41F44">
              <w:pPr>
                <w:pStyle w:val="TOC1"/>
                <w:tabs>
                  <w:tab w:val="right" w:leader="dot" w:pos="8630"/>
                </w:tabs>
                <w:rPr>
                  <w:rFonts w:asciiTheme="minorHAnsi" w:eastAsiaTheme="minorEastAsia" w:hAnsiTheme="minorHAnsi"/>
                  <w:noProof/>
                  <w:sz w:val="22"/>
                </w:rPr>
              </w:pPr>
              <w:hyperlink w:anchor="_Toc411190013" w:history="1">
                <w:r w:rsidR="003A25FC" w:rsidRPr="005D7CCF">
                  <w:rPr>
                    <w:rStyle w:val="Hyperlink"/>
                    <w:noProof/>
                  </w:rPr>
                  <w:t>Acceptability Criteria</w:t>
                </w:r>
                <w:r w:rsidR="003A25FC">
                  <w:rPr>
                    <w:noProof/>
                    <w:webHidden/>
                  </w:rPr>
                  <w:tab/>
                </w:r>
                <w:r w:rsidR="003A25FC">
                  <w:rPr>
                    <w:noProof/>
                    <w:webHidden/>
                  </w:rPr>
                  <w:fldChar w:fldCharType="begin"/>
                </w:r>
                <w:r w:rsidR="003A25FC">
                  <w:rPr>
                    <w:noProof/>
                    <w:webHidden/>
                  </w:rPr>
                  <w:instrText xml:space="preserve"> PAGEREF _Toc411190013 \h </w:instrText>
                </w:r>
                <w:r w:rsidR="003A25FC">
                  <w:rPr>
                    <w:noProof/>
                    <w:webHidden/>
                  </w:rPr>
                </w:r>
                <w:r w:rsidR="003A25FC">
                  <w:rPr>
                    <w:noProof/>
                    <w:webHidden/>
                  </w:rPr>
                  <w:fldChar w:fldCharType="separate"/>
                </w:r>
                <w:r w:rsidR="00923E6E">
                  <w:rPr>
                    <w:noProof/>
                    <w:webHidden/>
                  </w:rPr>
                  <w:t>7</w:t>
                </w:r>
                <w:r w:rsidR="003A25FC">
                  <w:rPr>
                    <w:noProof/>
                    <w:webHidden/>
                  </w:rPr>
                  <w:fldChar w:fldCharType="end"/>
                </w:r>
              </w:hyperlink>
            </w:p>
            <w:p w:rsidR="003A25FC" w:rsidRDefault="00A41F44">
              <w:pPr>
                <w:pStyle w:val="TOC2"/>
                <w:tabs>
                  <w:tab w:val="right" w:leader="dot" w:pos="8630"/>
                </w:tabs>
                <w:rPr>
                  <w:rFonts w:asciiTheme="minorHAnsi" w:eastAsiaTheme="minorEastAsia" w:hAnsiTheme="minorHAnsi"/>
                  <w:noProof/>
                  <w:sz w:val="22"/>
                </w:rPr>
              </w:pPr>
              <w:hyperlink w:anchor="_Toc411190014" w:history="1">
                <w:r w:rsidR="003A25FC" w:rsidRPr="005D7CCF">
                  <w:rPr>
                    <w:rStyle w:val="Hyperlink"/>
                    <w:noProof/>
                  </w:rPr>
                  <w:t>Minimum Functionality</w:t>
                </w:r>
                <w:r w:rsidR="003A25FC">
                  <w:rPr>
                    <w:noProof/>
                    <w:webHidden/>
                  </w:rPr>
                  <w:tab/>
                </w:r>
                <w:r w:rsidR="003A25FC">
                  <w:rPr>
                    <w:noProof/>
                    <w:webHidden/>
                  </w:rPr>
                  <w:fldChar w:fldCharType="begin"/>
                </w:r>
                <w:r w:rsidR="003A25FC">
                  <w:rPr>
                    <w:noProof/>
                    <w:webHidden/>
                  </w:rPr>
                  <w:instrText xml:space="preserve"> PAGEREF _Toc411190014 \h </w:instrText>
                </w:r>
                <w:r w:rsidR="003A25FC">
                  <w:rPr>
                    <w:noProof/>
                    <w:webHidden/>
                  </w:rPr>
                </w:r>
                <w:r w:rsidR="003A25FC">
                  <w:rPr>
                    <w:noProof/>
                    <w:webHidden/>
                  </w:rPr>
                  <w:fldChar w:fldCharType="separate"/>
                </w:r>
                <w:r w:rsidR="00923E6E">
                  <w:rPr>
                    <w:noProof/>
                    <w:webHidden/>
                  </w:rPr>
                  <w:t>7</w:t>
                </w:r>
                <w:r w:rsidR="003A25FC">
                  <w:rPr>
                    <w:noProof/>
                    <w:webHidden/>
                  </w:rPr>
                  <w:fldChar w:fldCharType="end"/>
                </w:r>
              </w:hyperlink>
            </w:p>
            <w:p w:rsidR="003A25FC" w:rsidRDefault="00A41F44">
              <w:pPr>
                <w:pStyle w:val="TOC2"/>
                <w:tabs>
                  <w:tab w:val="right" w:leader="dot" w:pos="8630"/>
                </w:tabs>
                <w:rPr>
                  <w:rFonts w:asciiTheme="minorHAnsi" w:eastAsiaTheme="minorEastAsia" w:hAnsiTheme="minorHAnsi"/>
                  <w:noProof/>
                  <w:sz w:val="22"/>
                </w:rPr>
              </w:pPr>
              <w:hyperlink w:anchor="_Toc411190015" w:history="1">
                <w:r w:rsidR="003A25FC" w:rsidRPr="005D7CCF">
                  <w:rPr>
                    <w:rStyle w:val="Hyperlink"/>
                    <w:noProof/>
                  </w:rPr>
                  <w:t>Bonus/Future Functionality</w:t>
                </w:r>
                <w:r w:rsidR="003A25FC">
                  <w:rPr>
                    <w:noProof/>
                    <w:webHidden/>
                  </w:rPr>
                  <w:tab/>
                </w:r>
                <w:r w:rsidR="003A25FC">
                  <w:rPr>
                    <w:noProof/>
                    <w:webHidden/>
                  </w:rPr>
                  <w:fldChar w:fldCharType="begin"/>
                </w:r>
                <w:r w:rsidR="003A25FC">
                  <w:rPr>
                    <w:noProof/>
                    <w:webHidden/>
                  </w:rPr>
                  <w:instrText xml:space="preserve"> PAGEREF _Toc411190015 \h </w:instrText>
                </w:r>
                <w:r w:rsidR="003A25FC">
                  <w:rPr>
                    <w:noProof/>
                    <w:webHidden/>
                  </w:rPr>
                </w:r>
                <w:r w:rsidR="003A25FC">
                  <w:rPr>
                    <w:noProof/>
                    <w:webHidden/>
                  </w:rPr>
                  <w:fldChar w:fldCharType="separate"/>
                </w:r>
                <w:r w:rsidR="00923E6E">
                  <w:rPr>
                    <w:noProof/>
                    <w:webHidden/>
                  </w:rPr>
                  <w:t>7</w:t>
                </w:r>
                <w:r w:rsidR="003A25FC">
                  <w:rPr>
                    <w:noProof/>
                    <w:webHidden/>
                  </w:rPr>
                  <w:fldChar w:fldCharType="end"/>
                </w:r>
              </w:hyperlink>
            </w:p>
            <w:p w:rsidR="003A25FC" w:rsidRDefault="00A41F44">
              <w:pPr>
                <w:pStyle w:val="TOC1"/>
                <w:tabs>
                  <w:tab w:val="right" w:leader="dot" w:pos="8630"/>
                </w:tabs>
                <w:rPr>
                  <w:rFonts w:asciiTheme="minorHAnsi" w:eastAsiaTheme="minorEastAsia" w:hAnsiTheme="minorHAnsi"/>
                  <w:noProof/>
                  <w:sz w:val="22"/>
                </w:rPr>
              </w:pPr>
              <w:hyperlink w:anchor="_Toc411190016" w:history="1">
                <w:r w:rsidR="003A25FC" w:rsidRPr="005D7CCF">
                  <w:rPr>
                    <w:rStyle w:val="Hyperlink"/>
                    <w:noProof/>
                  </w:rPr>
                  <w:t>Schedule</w:t>
                </w:r>
                <w:r w:rsidR="003A25FC">
                  <w:rPr>
                    <w:noProof/>
                    <w:webHidden/>
                  </w:rPr>
                  <w:tab/>
                </w:r>
                <w:r w:rsidR="003A25FC">
                  <w:rPr>
                    <w:noProof/>
                    <w:webHidden/>
                  </w:rPr>
                  <w:fldChar w:fldCharType="begin"/>
                </w:r>
                <w:r w:rsidR="003A25FC">
                  <w:rPr>
                    <w:noProof/>
                    <w:webHidden/>
                  </w:rPr>
                  <w:instrText xml:space="preserve"> PAGEREF _Toc411190016 \h </w:instrText>
                </w:r>
                <w:r w:rsidR="003A25FC">
                  <w:rPr>
                    <w:noProof/>
                    <w:webHidden/>
                  </w:rPr>
                </w:r>
                <w:r w:rsidR="003A25FC">
                  <w:rPr>
                    <w:noProof/>
                    <w:webHidden/>
                  </w:rPr>
                  <w:fldChar w:fldCharType="separate"/>
                </w:r>
                <w:r w:rsidR="00923E6E">
                  <w:rPr>
                    <w:noProof/>
                    <w:webHidden/>
                  </w:rPr>
                  <w:t>7</w:t>
                </w:r>
                <w:r w:rsidR="003A25FC">
                  <w:rPr>
                    <w:noProof/>
                    <w:webHidden/>
                  </w:rPr>
                  <w:fldChar w:fldCharType="end"/>
                </w:r>
              </w:hyperlink>
            </w:p>
            <w:p w:rsidR="003A25FC" w:rsidRDefault="00A41F44">
              <w:pPr>
                <w:pStyle w:val="TOC1"/>
                <w:tabs>
                  <w:tab w:val="right" w:leader="dot" w:pos="8630"/>
                </w:tabs>
                <w:rPr>
                  <w:rFonts w:asciiTheme="minorHAnsi" w:eastAsiaTheme="minorEastAsia" w:hAnsiTheme="minorHAnsi"/>
                  <w:noProof/>
                  <w:sz w:val="22"/>
                </w:rPr>
              </w:pPr>
              <w:hyperlink w:anchor="_Toc411190017" w:history="1">
                <w:r w:rsidR="003A25FC" w:rsidRPr="005D7CCF">
                  <w:rPr>
                    <w:rStyle w:val="Hyperlink"/>
                    <w:noProof/>
                  </w:rPr>
                  <w:t>References</w:t>
                </w:r>
                <w:r w:rsidR="003A25FC">
                  <w:rPr>
                    <w:noProof/>
                    <w:webHidden/>
                  </w:rPr>
                  <w:tab/>
                </w:r>
                <w:r w:rsidR="003A25FC">
                  <w:rPr>
                    <w:noProof/>
                    <w:webHidden/>
                  </w:rPr>
                  <w:fldChar w:fldCharType="begin"/>
                </w:r>
                <w:r w:rsidR="003A25FC">
                  <w:rPr>
                    <w:noProof/>
                    <w:webHidden/>
                  </w:rPr>
                  <w:instrText xml:space="preserve"> PAGEREF _Toc411190017 \h </w:instrText>
                </w:r>
                <w:r w:rsidR="003A25FC">
                  <w:rPr>
                    <w:noProof/>
                    <w:webHidden/>
                  </w:rPr>
                </w:r>
                <w:r w:rsidR="003A25FC">
                  <w:rPr>
                    <w:noProof/>
                    <w:webHidden/>
                  </w:rPr>
                  <w:fldChar w:fldCharType="separate"/>
                </w:r>
                <w:r w:rsidR="00923E6E">
                  <w:rPr>
                    <w:noProof/>
                    <w:webHidden/>
                  </w:rPr>
                  <w:t>9</w:t>
                </w:r>
                <w:r w:rsidR="003A25FC">
                  <w:rPr>
                    <w:noProof/>
                    <w:webHidden/>
                  </w:rPr>
                  <w:fldChar w:fldCharType="end"/>
                </w:r>
              </w:hyperlink>
            </w:p>
            <w:p w:rsidR="003A0B34" w:rsidRDefault="003A0B34">
              <w:r>
                <w:rPr>
                  <w:b/>
                  <w:bCs/>
                  <w:noProof/>
                </w:rPr>
                <w:fldChar w:fldCharType="end"/>
              </w:r>
            </w:p>
          </w:sdtContent>
        </w:sdt>
        <w:p w:rsidR="00CC3947" w:rsidRDefault="00A41F44" w:rsidP="004634E2">
          <w:pPr>
            <w:pStyle w:val="NoSpacing"/>
          </w:pPr>
        </w:p>
      </w:sdtContent>
    </w:sdt>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3D7452" w:rsidRDefault="003D7452" w:rsidP="004634E2">
      <w:pPr>
        <w:pStyle w:val="NoSpacing"/>
      </w:pPr>
    </w:p>
    <w:p w:rsidR="00822771" w:rsidRDefault="00822771"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4634E2" w:rsidRDefault="004634E2"/>
    <w:p w:rsidR="00822771" w:rsidRDefault="00822771" w:rsidP="003A0B34">
      <w:pPr>
        <w:pStyle w:val="Heading1"/>
      </w:pPr>
      <w:bookmarkStart w:id="1" w:name="_Toc411175822"/>
      <w:bookmarkStart w:id="2" w:name="_Toc411184273"/>
      <w:bookmarkStart w:id="3" w:name="_Toc411190008"/>
      <w:r>
        <w:lastRenderedPageBreak/>
        <w:t xml:space="preserve">Project </w:t>
      </w:r>
      <w:r w:rsidRPr="004634E2">
        <w:t>Goal</w:t>
      </w:r>
      <w:bookmarkEnd w:id="1"/>
      <w:bookmarkEnd w:id="2"/>
      <w:bookmarkEnd w:id="3"/>
    </w:p>
    <w:p w:rsidR="004634E2" w:rsidRDefault="004634E2" w:rsidP="004634E2">
      <w:bookmarkStart w:id="4" w:name="_Toc411175823"/>
      <w:r>
        <w:t>Our goal is to provide information and statistics on Magic the Gathering to guide new player</w:t>
      </w:r>
      <w:r w:rsidR="00575556">
        <w:t>s</w:t>
      </w:r>
      <w:r>
        <w:t xml:space="preserve"> entry into one of the largest and most popular trading card games ever created. Magic the Gathering © 1995-2015 Wizards of the Coast LLC</w:t>
      </w:r>
      <w:r w:rsidR="00575556">
        <w:t>,</w:t>
      </w:r>
      <w:r>
        <w:t xml:space="preserve"> also known as Magic</w:t>
      </w:r>
      <w:r w:rsidR="00575556">
        <w:t>, has one major flaw:</w:t>
      </w:r>
      <w:r>
        <w:t xml:space="preserve"> its high barrier of entry</w:t>
      </w:r>
      <w:r w:rsidR="00575556">
        <w:t>. Th</w:t>
      </w:r>
      <w:r>
        <w:t>ere are 1</w:t>
      </w:r>
      <w:r w:rsidR="00575556">
        <w:t>4,</w:t>
      </w:r>
      <w:r>
        <w:t>000+ cards and hundreds if not thousands of different strategies used by experienced players. Our website will provide data on all the cards and com</w:t>
      </w:r>
      <w:r w:rsidR="00575556">
        <w:t xml:space="preserve">mon connections to other cards </w:t>
      </w:r>
      <w:r>
        <w:t>so that new users can more easily build their first deck and be successful.</w:t>
      </w:r>
    </w:p>
    <w:p w:rsidR="007630AC" w:rsidRDefault="007630AC" w:rsidP="004634E2">
      <w:pPr>
        <w:pStyle w:val="Heading1"/>
      </w:pPr>
      <w:bookmarkStart w:id="5" w:name="_Toc411184274"/>
      <w:bookmarkStart w:id="6" w:name="_Toc411190009"/>
      <w:r>
        <w:t>Feature Descriptions</w:t>
      </w:r>
      <w:bookmarkEnd w:id="4"/>
      <w:bookmarkEnd w:id="5"/>
      <w:bookmarkEnd w:id="6"/>
    </w:p>
    <w:p w:rsidR="004634E2" w:rsidRPr="004634E2" w:rsidRDefault="004634E2" w:rsidP="004634E2">
      <w:bookmarkStart w:id="7" w:name="_Toc411175824"/>
      <w:r w:rsidRPr="004634E2">
        <w:t xml:space="preserve">The finished product will be an intuitive website that guides new Magic players through the process of selecting cards </w:t>
      </w:r>
      <w:del w:id="8" w:author="Michael Mammosser" w:date="2015-02-13T16:56:00Z">
        <w:r w:rsidRPr="004634E2" w:rsidDel="00C543CA">
          <w:delText xml:space="preserve">that </w:delText>
        </w:r>
        <w:r w:rsidR="009473D5" w:rsidRPr="004634E2" w:rsidDel="00C543CA">
          <w:delText xml:space="preserve">will </w:delText>
        </w:r>
        <w:r w:rsidR="009473D5" w:rsidDel="00C543CA">
          <w:delText>help them build a deck that works well with their playing style</w:delText>
        </w:r>
        <w:r w:rsidR="009473D5" w:rsidRPr="004634E2" w:rsidDel="00C543CA">
          <w:delText>.</w:delText>
        </w:r>
      </w:del>
      <w:del w:id="9" w:author="Michael Mammosser" w:date="2015-02-13T16:54:00Z">
        <w:r w:rsidRPr="004634E2" w:rsidDel="00C543CA">
          <w:delText xml:space="preserve">. </w:delText>
        </w:r>
      </w:del>
      <w:ins w:id="10" w:author="Michael Mammosser" w:date="2015-02-13T16:56:00Z">
        <w:r w:rsidR="00C543CA">
          <w:t xml:space="preserve">for their </w:t>
        </w:r>
      </w:ins>
      <w:ins w:id="11" w:author="Michael Mammosser" w:date="2015-02-13T16:59:00Z">
        <w:r w:rsidR="00C543CA">
          <w:t>preferred</w:t>
        </w:r>
      </w:ins>
      <w:ins w:id="12" w:author="Michael Mammosser" w:date="2015-02-13T16:56:00Z">
        <w:r w:rsidR="00C543CA">
          <w:t xml:space="preserve"> playing style. </w:t>
        </w:r>
      </w:ins>
      <w:r w:rsidRPr="004634E2">
        <w:t>The site will have a basic starting gu</w:t>
      </w:r>
      <w:r w:rsidR="00575556">
        <w:t>ide that will explain the rules</w:t>
      </w:r>
      <w:r w:rsidR="00550625">
        <w:t xml:space="preserve"> of the game</w:t>
      </w:r>
      <w:r w:rsidR="00575556">
        <w:t xml:space="preserve"> and</w:t>
      </w:r>
      <w:r w:rsidR="009473D5">
        <w:t xml:space="preserve"> provide</w:t>
      </w:r>
      <w:r w:rsidRPr="004634E2">
        <w:t xml:space="preserve"> a description o</w:t>
      </w:r>
      <w:r w:rsidR="00575556">
        <w:t>f each of the Magic card colors, a</w:t>
      </w:r>
      <w:r w:rsidRPr="004634E2">
        <w:t>s well as the most popular styles of decks with</w:t>
      </w:r>
      <w:r>
        <w:t xml:space="preserve"> examples of tournament decks.</w:t>
      </w:r>
    </w:p>
    <w:p w:rsidR="004634E2" w:rsidRPr="004634E2" w:rsidRDefault="00550625" w:rsidP="004634E2">
      <w:r>
        <w:t xml:space="preserve">Not only will users learn how to play, they will also learn </w:t>
      </w:r>
      <w:del w:id="13" w:author="Michael Mammosser" w:date="2015-02-13T16:59:00Z">
        <w:r w:rsidDel="00C543CA">
          <w:delText>what to play</w:delText>
        </w:r>
      </w:del>
      <w:ins w:id="14" w:author="Michael Mammosser" w:date="2015-02-13T16:59:00Z">
        <w:r w:rsidR="00C543CA">
          <w:t>what cards play well together</w:t>
        </w:r>
      </w:ins>
      <w:r>
        <w:t>.</w:t>
      </w:r>
      <w:r w:rsidR="004634E2" w:rsidRPr="004634E2">
        <w:t xml:space="preserve"> </w:t>
      </w:r>
      <w:r>
        <w:t>A</w:t>
      </w:r>
      <w:r w:rsidR="004634E2" w:rsidRPr="004634E2">
        <w:t xml:space="preserve">n all-inclusive card database, </w:t>
      </w:r>
      <w:r w:rsidR="00575556">
        <w:t>populated by http://mtgjson.com</w:t>
      </w:r>
      <w:r>
        <w:t>,</w:t>
      </w:r>
      <w:r w:rsidR="004634E2" w:rsidRPr="004634E2">
        <w:t xml:space="preserve"> will be used to display card information as well as an image of </w:t>
      </w:r>
      <w:r w:rsidR="00575556">
        <w:t>each</w:t>
      </w:r>
      <w:r w:rsidR="004634E2" w:rsidRPr="004634E2">
        <w:t xml:space="preserve"> card. Statistics o</w:t>
      </w:r>
      <w:r w:rsidR="00575556">
        <w:t>n</w:t>
      </w:r>
      <w:r w:rsidR="004634E2" w:rsidRPr="004634E2">
        <w:t xml:space="preserve"> the card will be generated by queries to a second database of tournament decks populated by http://magic.wizards.com/en/articles/winning-decks.  </w:t>
      </w:r>
    </w:p>
    <w:p w:rsidR="004634E2" w:rsidRPr="004634E2" w:rsidRDefault="004634E2" w:rsidP="004634E2">
      <w:r w:rsidRPr="004634E2">
        <w:t xml:space="preserve">To allow new players to better find cards that </w:t>
      </w:r>
      <w:r w:rsidR="00CF5057">
        <w:t>play</w:t>
      </w:r>
      <w:r w:rsidR="00CF5057" w:rsidRPr="004634E2">
        <w:t xml:space="preserve"> </w:t>
      </w:r>
      <w:r w:rsidRPr="004634E2">
        <w:t>well together</w:t>
      </w:r>
      <w:r w:rsidR="00575556">
        <w:t>,</w:t>
      </w:r>
      <w:r w:rsidRPr="004634E2">
        <w:t xml:space="preserve"> connections will be made between cards using both a database of common deck types populated from </w:t>
      </w:r>
      <w:r w:rsidRPr="004634E2">
        <w:lastRenderedPageBreak/>
        <w:t>http://www.wizards.com/magic/displaythemedeck.asp and the database of tournament decks</w:t>
      </w:r>
      <w:ins w:id="15" w:author="Michael Mammosser" w:date="2015-02-13T17:01:00Z">
        <w:r w:rsidR="00C543CA">
          <w:t>.</w:t>
        </w:r>
      </w:ins>
      <w:r w:rsidRPr="004634E2">
        <w:t xml:space="preserve"> </w:t>
      </w:r>
      <w:del w:id="16" w:author="Michael Mammosser" w:date="2015-02-13T17:01:00Z">
        <w:r w:rsidRPr="004634E2" w:rsidDel="00C543CA">
          <w:delText>mentioned before.</w:delText>
        </w:r>
      </w:del>
    </w:p>
    <w:p w:rsidR="004634E2" w:rsidRPr="004634E2" w:rsidRDefault="004634E2" w:rsidP="004634E2">
      <w:r w:rsidRPr="004634E2">
        <w:t>The site will also link to other Magic resources to help new players with deck creation. One resource that will be linked is MTG Forums, such as http://www.mtgthesource.com/forums/forum.php, htt</w:t>
      </w:r>
      <w:r>
        <w:t>p://www.mtgsalvation.com/forums</w:t>
      </w:r>
      <w:r w:rsidRPr="004634E2">
        <w:t xml:space="preserve">, </w:t>
      </w:r>
      <w:r w:rsidR="00575556">
        <w:t xml:space="preserve">and </w:t>
      </w:r>
      <w:r w:rsidRPr="004634E2">
        <w:t>http://tappedout.net/mtg-forum/</w:t>
      </w:r>
      <w:r>
        <w:t>.</w:t>
      </w:r>
    </w:p>
    <w:p w:rsidR="004634E2" w:rsidRDefault="004634E2" w:rsidP="004634E2">
      <w:pPr>
        <w:rPr>
          <w:b/>
          <w:bCs/>
        </w:rPr>
      </w:pPr>
      <w:r w:rsidRPr="004634E2">
        <w:t>The last feature will provide a possible means of monetization in the future</w:t>
      </w:r>
      <w:r w:rsidR="00575556">
        <w:t>:</w:t>
      </w:r>
      <w:r w:rsidRPr="004634E2">
        <w:t xml:space="preserve"> each card </w:t>
      </w:r>
      <w:ins w:id="17" w:author="Michael Mammosser" w:date="2015-02-13T17:02:00Z">
        <w:r w:rsidR="00AA468E">
          <w:t xml:space="preserve">page </w:t>
        </w:r>
      </w:ins>
      <w:r w:rsidRPr="004634E2">
        <w:t xml:space="preserve">will provide links to </w:t>
      </w:r>
      <w:del w:id="18" w:author="Michael Mammosser" w:date="2015-02-13T17:03:00Z">
        <w:r w:rsidRPr="004634E2" w:rsidDel="00AA468E">
          <w:delText>different locations to</w:delText>
        </w:r>
        <w:r w:rsidR="00782A3F" w:rsidDel="00AA468E">
          <w:delText xml:space="preserve"> provide the possibility for players to</w:delText>
        </w:r>
        <w:r w:rsidRPr="004634E2" w:rsidDel="00AA468E">
          <w:delText xml:space="preserve"> purchase the card online.</w:delText>
        </w:r>
      </w:del>
      <w:ins w:id="19" w:author="Michael Mammosser" w:date="2015-02-13T17:03:00Z">
        <w:r w:rsidR="00AA468E">
          <w:t>preferred Magic retailers.</w:t>
        </w:r>
      </w:ins>
    </w:p>
    <w:p w:rsidR="00822771" w:rsidRDefault="00822771" w:rsidP="004634E2">
      <w:pPr>
        <w:pStyle w:val="Heading1"/>
      </w:pPr>
      <w:bookmarkStart w:id="20" w:name="_Toc411184275"/>
      <w:bookmarkStart w:id="21" w:name="_Toc411190010"/>
      <w:r>
        <w:t>Component Details</w:t>
      </w:r>
      <w:bookmarkEnd w:id="7"/>
      <w:bookmarkEnd w:id="20"/>
      <w:bookmarkEnd w:id="21"/>
    </w:p>
    <w:p w:rsidR="00645C0D" w:rsidRDefault="00645C0D" w:rsidP="00645C0D">
      <w:r w:rsidRPr="00645C0D">
        <w:t>The all-inclusive card database will be the backbone of the site</w:t>
      </w:r>
      <w:r w:rsidR="00575556">
        <w:t>.</w:t>
      </w:r>
      <w:r w:rsidRPr="00645C0D">
        <w:t xml:space="preserve"> </w:t>
      </w:r>
      <w:r w:rsidR="00575556">
        <w:t>T</w:t>
      </w:r>
      <w:r w:rsidRPr="00645C0D">
        <w:t xml:space="preserve">his database will be populated monthly via a background </w:t>
      </w:r>
      <w:r w:rsidR="00575556">
        <w:t>P</w:t>
      </w:r>
      <w:r w:rsidRPr="00645C0D">
        <w:t xml:space="preserve">ython script set to run via Unix </w:t>
      </w:r>
      <w:r w:rsidR="008C2E04" w:rsidRPr="00645C0D">
        <w:t>Con</w:t>
      </w:r>
      <w:r w:rsidR="008C2E04">
        <w:t>t</w:t>
      </w:r>
      <w:r w:rsidR="008C2E04" w:rsidRPr="00645C0D">
        <w:t>ab</w:t>
      </w:r>
      <w:r w:rsidRPr="00645C0D">
        <w:t>. The script will download the latest</w:t>
      </w:r>
      <w:r w:rsidR="008B5375">
        <w:t xml:space="preserve"> mtgjson</w:t>
      </w:r>
      <w:r w:rsidR="00561177">
        <w:rPr>
          <w:vertAlign w:val="superscript"/>
        </w:rPr>
        <w:t>1</w:t>
      </w:r>
      <w:r w:rsidR="008B5375">
        <w:t xml:space="preserve"> card library </w:t>
      </w:r>
      <w:r w:rsidRPr="00645C0D">
        <w:t xml:space="preserve">to a specified folder on the server. The script will then read the </w:t>
      </w:r>
      <w:r w:rsidR="00575556">
        <w:t>JSON</w:t>
      </w:r>
      <w:r w:rsidRPr="00645C0D">
        <w:t xml:space="preserve"> file and convert it to a dictionary </w:t>
      </w:r>
      <w:r w:rsidR="008B5375">
        <w:t xml:space="preserve">using </w:t>
      </w:r>
      <w:r w:rsidR="00575556">
        <w:t>P</w:t>
      </w:r>
      <w:r w:rsidR="008B5375">
        <w:t xml:space="preserve">ython. </w:t>
      </w:r>
      <w:r w:rsidRPr="00645C0D">
        <w:t>Next it wi</w:t>
      </w:r>
      <w:r w:rsidR="008B5375">
        <w:t>ll add a link to the card image from mtgimage</w:t>
      </w:r>
      <w:r w:rsidR="00561177">
        <w:rPr>
          <w:vertAlign w:val="superscript"/>
        </w:rPr>
        <w:t>2</w:t>
      </w:r>
      <w:r w:rsidR="008B5375">
        <w:t>.</w:t>
      </w:r>
      <w:r w:rsidRPr="00645C0D">
        <w:t xml:space="preserve"> Finally</w:t>
      </w:r>
      <w:r w:rsidR="00575556">
        <w:t>,</w:t>
      </w:r>
      <w:r w:rsidRPr="00645C0D">
        <w:t xml:space="preserve"> the script will use a SQL merge statement to update </w:t>
      </w:r>
      <w:r w:rsidR="006B45C8">
        <w:t xml:space="preserve">existing </w:t>
      </w:r>
      <w:r w:rsidRPr="00645C0D">
        <w:t>cards and insert ne</w:t>
      </w:r>
      <w:r>
        <w:t>w ones into the card database.</w:t>
      </w:r>
    </w:p>
    <w:p w:rsidR="00645C0D" w:rsidRDefault="00645C0D" w:rsidP="00645C0D">
      <w:pPr>
        <w:rPr>
          <w:bCs/>
        </w:rPr>
      </w:pPr>
      <w:r w:rsidRPr="00645C0D">
        <w:rPr>
          <w:bCs/>
        </w:rPr>
        <w:t>The tournament and common deck type databases will be manually populated due to the data only existing on web pages. In the future</w:t>
      </w:r>
      <w:r w:rsidR="006B45C8">
        <w:rPr>
          <w:bCs/>
        </w:rPr>
        <w:t>,</w:t>
      </w:r>
      <w:r w:rsidRPr="00645C0D">
        <w:rPr>
          <w:bCs/>
        </w:rPr>
        <w:t xml:space="preserve"> an </w:t>
      </w:r>
      <w:r w:rsidR="00DE22AA">
        <w:rPr>
          <w:bCs/>
        </w:rPr>
        <w:t>HTML</w:t>
      </w:r>
      <w:r w:rsidRPr="00645C0D">
        <w:rPr>
          <w:bCs/>
        </w:rPr>
        <w:t xml:space="preserve"> parser could be created via the BeautifulSoup</w:t>
      </w:r>
      <w:r w:rsidR="00561177">
        <w:rPr>
          <w:bCs/>
          <w:vertAlign w:val="superscript"/>
        </w:rPr>
        <w:t>3</w:t>
      </w:r>
      <w:r w:rsidRPr="00645C0D">
        <w:rPr>
          <w:bCs/>
        </w:rPr>
        <w:t xml:space="preserve"> </w:t>
      </w:r>
      <w:r w:rsidR="00DE22AA">
        <w:rPr>
          <w:bCs/>
        </w:rPr>
        <w:t>P</w:t>
      </w:r>
      <w:r w:rsidRPr="00645C0D">
        <w:rPr>
          <w:bCs/>
        </w:rPr>
        <w:t>ython library to automatically populate these databases.</w:t>
      </w:r>
    </w:p>
    <w:p w:rsidR="008C2E04" w:rsidRDefault="008C2E04" w:rsidP="008C2E04">
      <w:r w:rsidRPr="00DE22AA">
        <w:t>The</w:t>
      </w:r>
      <w:r w:rsidR="000304C7">
        <w:t xml:space="preserve"> site will </w:t>
      </w:r>
      <w:ins w:id="22" w:author="Michael Mammosser" w:date="2015-02-13T17:06:00Z">
        <w:r w:rsidR="00AA468E">
          <w:t>use</w:t>
        </w:r>
      </w:ins>
      <w:del w:id="23" w:author="Michael Mammosser" w:date="2015-02-13T17:06:00Z">
        <w:r w:rsidR="000304C7" w:rsidDel="00AA468E">
          <w:delText xml:space="preserve">be styled using </w:delText>
        </w:r>
      </w:del>
      <w:r w:rsidR="000304C7">
        <w:t>the</w:t>
      </w:r>
      <w:r w:rsidRPr="00DE22AA">
        <w:t xml:space="preserve"> AngularJS</w:t>
      </w:r>
      <w:r w:rsidR="00561177" w:rsidRPr="00DE22AA">
        <w:rPr>
          <w:vertAlign w:val="superscript"/>
        </w:rPr>
        <w:t>4</w:t>
      </w:r>
      <w:r w:rsidRPr="00DE22AA">
        <w:t xml:space="preserve"> library</w:t>
      </w:r>
      <w:r w:rsidR="000304C7">
        <w:t>,</w:t>
      </w:r>
      <w:r w:rsidRPr="00DE22AA">
        <w:t xml:space="preserve"> to add style and tabs</w:t>
      </w:r>
      <w:del w:id="24" w:author="Michael Mammosser" w:date="2015-02-13T17:07:00Z">
        <w:r w:rsidRPr="00DE22AA" w:rsidDel="00AA468E">
          <w:delText xml:space="preserve"> to the website</w:delText>
        </w:r>
      </w:del>
      <w:r w:rsidR="000304C7">
        <w:t>,</w:t>
      </w:r>
      <w:r w:rsidRPr="00DE22AA">
        <w:t xml:space="preserve"> </w:t>
      </w:r>
      <w:r w:rsidR="000304C7">
        <w:t>as well as a</w:t>
      </w:r>
      <w:r w:rsidRPr="00DE22AA">
        <w:t xml:space="preserve"> custom theme</w:t>
      </w:r>
      <w:r w:rsidR="000304C7">
        <w:t xml:space="preserve"> created</w:t>
      </w:r>
      <w:r w:rsidRPr="00DE22AA">
        <w:t xml:space="preserve"> using assets from Magic’s fan site kit</w:t>
      </w:r>
      <w:r w:rsidR="00561177" w:rsidRPr="00DE22AA">
        <w:rPr>
          <w:vertAlign w:val="superscript"/>
        </w:rPr>
        <w:t>5</w:t>
      </w:r>
      <w:r w:rsidR="000304C7">
        <w:t>.</w:t>
      </w:r>
    </w:p>
    <w:p w:rsidR="008C2E04" w:rsidRDefault="008C2E04" w:rsidP="008C2E04">
      <w:r>
        <w:lastRenderedPageBreak/>
        <w:t xml:space="preserve">The homepage </w:t>
      </w:r>
      <w:r w:rsidR="00DE22AA">
        <w:t xml:space="preserve">(see Figure 1) </w:t>
      </w:r>
      <w:r>
        <w:t>will consist of the getting started guide, which explains the basics of Magic the Gathering. It will also link to useful resources and explain how to best use the site.</w:t>
      </w:r>
    </w:p>
    <w:p w:rsidR="008C2E04" w:rsidRDefault="008C2E04" w:rsidP="008C2E04">
      <w:pPr>
        <w:spacing w:after="120"/>
        <w:jc w:val="center"/>
        <w:rPr>
          <w:rStyle w:val="SubtleReference"/>
        </w:rPr>
      </w:pPr>
      <w:r>
        <w:rPr>
          <w:rFonts w:ascii="Calibri" w:hAnsi="Calibri"/>
          <w:noProof/>
          <w:color w:val="000000"/>
          <w:sz w:val="23"/>
          <w:szCs w:val="23"/>
        </w:rPr>
        <w:drawing>
          <wp:inline distT="0" distB="0" distL="0" distR="0" wp14:anchorId="252F72A3" wp14:editId="284D8A8B">
            <wp:extent cx="3362325" cy="3617472"/>
            <wp:effectExtent l="0" t="0" r="0" b="2540"/>
            <wp:docPr id="2" name="Picture 2" descr="https://lh5.googleusercontent.com/8vHHRErwL9KVDKpFTUDCrGVWkLTvgW3LAm0y-6kMp9xeuRD2fUR9dHHZx19l5ipTTxJaJvR9Lfjj8cWtTTCa-ebz728l8ZqfcixFe4dBzhutjP1Q-a3-pSZJ7dM7qLHd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vHHRErwL9KVDKpFTUDCrGVWkLTvgW3LAm0y-6kMp9xeuRD2fUR9dHHZx19l5ipTTxJaJvR9Lfjj8cWtTTCa-ebz728l8ZqfcixFe4dBzhutjP1Q-a3-pSZJ7dM7qLHd6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325" cy="3617472"/>
                    </a:xfrm>
                    <a:prstGeom prst="rect">
                      <a:avLst/>
                    </a:prstGeom>
                    <a:noFill/>
                    <a:ln>
                      <a:noFill/>
                    </a:ln>
                  </pic:spPr>
                </pic:pic>
              </a:graphicData>
            </a:graphic>
          </wp:inline>
        </w:drawing>
      </w:r>
    </w:p>
    <w:p w:rsidR="008C2E04" w:rsidRPr="008C2E04" w:rsidRDefault="00DE22AA" w:rsidP="008C2E04">
      <w:pPr>
        <w:spacing w:after="120"/>
        <w:jc w:val="center"/>
        <w:rPr>
          <w:i/>
          <w:iCs/>
        </w:rPr>
      </w:pPr>
      <w:r>
        <w:rPr>
          <w:rStyle w:val="Emphasis"/>
        </w:rPr>
        <w:t xml:space="preserve">Figure 1. </w:t>
      </w:r>
      <w:r w:rsidR="008C2E04" w:rsidRPr="00645C0D">
        <w:rPr>
          <w:rStyle w:val="Emphasis"/>
        </w:rPr>
        <w:t>Mock Home Page</w:t>
      </w:r>
    </w:p>
    <w:p w:rsidR="008B5375" w:rsidRDefault="008B5375" w:rsidP="008B5375">
      <w:pPr>
        <w:rPr>
          <w:bCs/>
        </w:rPr>
      </w:pPr>
      <w:r w:rsidRPr="00645C0D">
        <w:rPr>
          <w:bCs/>
        </w:rPr>
        <w:t xml:space="preserve">Our site will display card information on a </w:t>
      </w:r>
      <w:r w:rsidR="00DE22AA">
        <w:rPr>
          <w:bCs/>
        </w:rPr>
        <w:t xml:space="preserve">page updated by PHP, </w:t>
      </w:r>
      <w:r w:rsidRPr="00645C0D">
        <w:rPr>
          <w:bCs/>
        </w:rPr>
        <w:t>using the reference parameter to designate which card is displayed. The card page will</w:t>
      </w:r>
      <w:r w:rsidR="00DE22AA">
        <w:rPr>
          <w:bCs/>
        </w:rPr>
        <w:t xml:space="preserve"> also</w:t>
      </w:r>
      <w:r w:rsidRPr="00645C0D">
        <w:rPr>
          <w:bCs/>
        </w:rPr>
        <w:t xml:space="preserve"> implement </w:t>
      </w:r>
      <w:r w:rsidR="00DE22AA">
        <w:rPr>
          <w:bCs/>
        </w:rPr>
        <w:t>an AngularJS search box for the auto fill feature.</w:t>
      </w:r>
    </w:p>
    <w:p w:rsidR="008C2E04" w:rsidRDefault="008C2E04" w:rsidP="008B5375">
      <w:pPr>
        <w:rPr>
          <w:bCs/>
        </w:rPr>
      </w:pPr>
      <w:r w:rsidRPr="00645C0D">
        <w:rPr>
          <w:bCs/>
        </w:rPr>
        <w:t>A series of SQL join statements will be created to join the card database with the tournament/common deck databases. These statements will be used to generate useful statistics for each card to be displayed.</w:t>
      </w:r>
    </w:p>
    <w:p w:rsidR="008C2E04" w:rsidRDefault="008C2E04" w:rsidP="008C2E04">
      <w:r>
        <w:lastRenderedPageBreak/>
        <w:t>Each card’s page will include a picture of the card, text information from the card</w:t>
      </w:r>
      <w:r w:rsidR="000304C7">
        <w:t>,</w:t>
      </w:r>
      <w:r>
        <w:t xml:space="preserve"> and statistics related to its tournament use</w:t>
      </w:r>
      <w:r w:rsidR="00DE22AA">
        <w:t xml:space="preserve"> (see Figure 2)</w:t>
      </w:r>
      <w:r>
        <w:t xml:space="preserve">. The card statistics will be displayed via the </w:t>
      </w:r>
      <w:r w:rsidR="00DE22AA">
        <w:t>D</w:t>
      </w:r>
      <w:r>
        <w:t>3.js</w:t>
      </w:r>
      <w:r w:rsidR="00561177">
        <w:rPr>
          <w:vertAlign w:val="superscript"/>
        </w:rPr>
        <w:t>6</w:t>
      </w:r>
      <w:r w:rsidRPr="008C2E04">
        <w:t xml:space="preserve"> </w:t>
      </w:r>
      <w:r>
        <w:t>library which provides stunning graphica</w:t>
      </w:r>
      <w:r w:rsidR="00561177">
        <w:t xml:space="preserve">l representations of the data. </w:t>
      </w:r>
      <w:r>
        <w:t>At the bottom of the page there will be links to common decks that the card is found in. To the right there will be a GUI to add</w:t>
      </w:r>
      <w:r w:rsidR="0027207E">
        <w:t xml:space="preserve"> the</w:t>
      </w:r>
      <w:r>
        <w:t xml:space="preserve"> card to your deck</w:t>
      </w:r>
      <w:del w:id="25" w:author="Michael Mammosser" w:date="2015-02-13T17:11:00Z">
        <w:r w:rsidDel="00AA468E">
          <w:delText>.</w:delText>
        </w:r>
      </w:del>
      <w:ins w:id="26" w:author="Michael Mammosser" w:date="2015-02-13T17:10:00Z">
        <w:r w:rsidR="00AA468E">
          <w:t xml:space="preserve"> and at the bottom of the page a link to our preferred</w:t>
        </w:r>
      </w:ins>
      <w:ins w:id="27" w:author="Michael Mammosser" w:date="2015-02-13T17:12:00Z">
        <w:r w:rsidR="00AA468E">
          <w:t xml:space="preserve"> Magic</w:t>
        </w:r>
      </w:ins>
      <w:ins w:id="28" w:author="Michael Mammosser" w:date="2015-02-13T17:10:00Z">
        <w:r w:rsidR="00AA468E">
          <w:t xml:space="preserve"> retailer.</w:t>
        </w:r>
      </w:ins>
      <w:r>
        <w:t xml:space="preserve"> </w:t>
      </w:r>
      <w:del w:id="29" w:author="Michael Mammosser" w:date="2015-02-13T17:11:00Z">
        <w:r w:rsidDel="00AA468E">
          <w:delText>At the bottom of the page will also include links to purchase the card show</w:delText>
        </w:r>
        <w:r w:rsidR="0027207E" w:rsidDel="00AA468E">
          <w:delText>n</w:delText>
        </w:r>
        <w:r w:rsidDel="00AA468E">
          <w:delText xml:space="preserve">. </w:delText>
        </w:r>
      </w:del>
    </w:p>
    <w:p w:rsidR="008C2E04" w:rsidRPr="008B5375" w:rsidRDefault="008C2E04" w:rsidP="008C2E04">
      <w:pPr>
        <w:spacing w:after="120"/>
        <w:jc w:val="center"/>
        <w:rPr>
          <w:rStyle w:val="Emphasis"/>
        </w:rPr>
      </w:pPr>
      <w:r w:rsidRPr="008B5375">
        <w:rPr>
          <w:rStyle w:val="Emphasis"/>
          <w:noProof/>
        </w:rPr>
        <w:drawing>
          <wp:inline distT="0" distB="0" distL="0" distR="0" wp14:anchorId="41C8BA3B" wp14:editId="4C9D4B11">
            <wp:extent cx="4905375" cy="4133850"/>
            <wp:effectExtent l="0" t="0" r="9525" b="0"/>
            <wp:docPr id="4" name="Picture 4" descr="https://lh6.googleusercontent.com/6bQ_VyslLmJSZmUr3ijHqJQGxEb171oOgMG7eJU6nw8TL0ULGFctDef4Cuv2h-ixkUKA8MNkmQ50OunNU3jI6UCPOV_WDxTIHYLPA_NA4PJEgSqM8n4iBDBNQdGMa4Lab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6bQ_VyslLmJSZmUr3ijHqJQGxEb171oOgMG7eJU6nw8TL0ULGFctDef4Cuv2h-ixkUKA8MNkmQ50OunNU3jI6UCPOV_WDxTIHYLPA_NA4PJEgSqM8n4iBDBNQdGMa4Lab3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5375" cy="4133850"/>
                    </a:xfrm>
                    <a:prstGeom prst="rect">
                      <a:avLst/>
                    </a:prstGeom>
                    <a:noFill/>
                    <a:ln>
                      <a:noFill/>
                    </a:ln>
                  </pic:spPr>
                </pic:pic>
              </a:graphicData>
            </a:graphic>
          </wp:inline>
        </w:drawing>
      </w:r>
    </w:p>
    <w:p w:rsidR="008C2E04" w:rsidRPr="008C2E04" w:rsidRDefault="00DE22AA" w:rsidP="008C2E04">
      <w:pPr>
        <w:spacing w:after="120"/>
        <w:jc w:val="center"/>
        <w:rPr>
          <w:i/>
          <w:iCs/>
        </w:rPr>
      </w:pPr>
      <w:r>
        <w:rPr>
          <w:rStyle w:val="Emphasis"/>
        </w:rPr>
        <w:t xml:space="preserve">Figure 2. </w:t>
      </w:r>
      <w:r w:rsidR="008C2E04" w:rsidRPr="008B5375">
        <w:rPr>
          <w:rStyle w:val="Emphasis"/>
        </w:rPr>
        <w:t>Mock Card Page</w:t>
      </w:r>
    </w:p>
    <w:p w:rsidR="008C2E04" w:rsidRDefault="00DE22AA" w:rsidP="008C2E04">
      <w:r w:rsidRPr="00645C0D">
        <w:rPr>
          <w:bCs/>
        </w:rPr>
        <w:t xml:space="preserve">Our site will display </w:t>
      </w:r>
      <w:r>
        <w:rPr>
          <w:bCs/>
        </w:rPr>
        <w:t xml:space="preserve">deck </w:t>
      </w:r>
      <w:r w:rsidRPr="00645C0D">
        <w:rPr>
          <w:bCs/>
        </w:rPr>
        <w:t xml:space="preserve">information on a </w:t>
      </w:r>
      <w:r>
        <w:rPr>
          <w:bCs/>
        </w:rPr>
        <w:t>page updated by PHP</w:t>
      </w:r>
      <w:r w:rsidR="0027207E">
        <w:rPr>
          <w:bCs/>
        </w:rPr>
        <w:t xml:space="preserve"> while</w:t>
      </w:r>
      <w:r>
        <w:rPr>
          <w:bCs/>
        </w:rPr>
        <w:t xml:space="preserve"> </w:t>
      </w:r>
      <w:r w:rsidRPr="00645C0D">
        <w:rPr>
          <w:bCs/>
        </w:rPr>
        <w:t xml:space="preserve">using the reference parameter to designate which </w:t>
      </w:r>
      <w:r>
        <w:rPr>
          <w:bCs/>
        </w:rPr>
        <w:t>deck</w:t>
      </w:r>
      <w:r w:rsidRPr="00645C0D">
        <w:rPr>
          <w:bCs/>
        </w:rPr>
        <w:t xml:space="preserve"> is displayed. </w:t>
      </w:r>
      <w:r w:rsidR="008C2E04">
        <w:t xml:space="preserve">It will include card counts and </w:t>
      </w:r>
      <w:r w:rsidR="008C2E04">
        <w:lastRenderedPageBreak/>
        <w:t>links for each card in the deck as well as a link to Wizard’s theme decks page</w:t>
      </w:r>
      <w:r w:rsidR="00561177">
        <w:rPr>
          <w:vertAlign w:val="superscript"/>
        </w:rPr>
        <w:t>7</w:t>
      </w:r>
      <w:r w:rsidR="008C2E04">
        <w:t>,</w:t>
      </w:r>
      <w:r w:rsidR="008C2E04">
        <w:rPr>
          <w:vertAlign w:val="superscript"/>
        </w:rPr>
        <w:t xml:space="preserve"> </w:t>
      </w:r>
      <w:r w:rsidR="008C2E04">
        <w:t>which describes how the deck is played.</w:t>
      </w:r>
    </w:p>
    <w:p w:rsidR="008B5375" w:rsidRDefault="008B5375" w:rsidP="008B5375">
      <w:r>
        <w:t>The mana selector page</w:t>
      </w:r>
      <w:r w:rsidR="00DE22AA">
        <w:t xml:space="preserve"> (see Figure 3)</w:t>
      </w:r>
      <w:r>
        <w:t xml:space="preserve"> will provide users with a description of all five choices of mana colors, as well as colorless mana. Using this information, users will be able to accurately select the mana colors that are fitting for their style of play.</w:t>
      </w:r>
    </w:p>
    <w:p w:rsidR="008B5375" w:rsidRDefault="008B5375" w:rsidP="008B5375">
      <w:pPr>
        <w:spacing w:after="120"/>
        <w:jc w:val="center"/>
        <w:rPr>
          <w:bCs/>
        </w:rPr>
      </w:pPr>
      <w:r w:rsidRPr="00645C0D">
        <w:rPr>
          <w:rStyle w:val="Emphasis"/>
          <w:noProof/>
        </w:rPr>
        <w:drawing>
          <wp:inline distT="0" distB="0" distL="0" distR="0" wp14:anchorId="495598A7" wp14:editId="73CE1176">
            <wp:extent cx="3914775" cy="3779928"/>
            <wp:effectExtent l="0" t="0" r="0" b="0"/>
            <wp:docPr id="3" name="Picture 3" descr="https://lh3.googleusercontent.com/v6RvD0Spkn42aSptw1XZ1xiEx63j9sp0HlR3zGo6AgbjNuQlYBJcJ1N_mLosQbw_a7EmDnr33oaZzcTSBUXSZek5fdZu2K5S1w935PDVRUDALF0XD1k0dps8Bt-3EWZU4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6RvD0Spkn42aSptw1XZ1xiEx63j9sp0HlR3zGo6AgbjNuQlYBJcJ1N_mLosQbw_a7EmDnr33oaZzcTSBUXSZek5fdZu2K5S1w935PDVRUDALF0XD1k0dps8Bt-3EWZU4m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648" cy="3789461"/>
                    </a:xfrm>
                    <a:prstGeom prst="rect">
                      <a:avLst/>
                    </a:prstGeom>
                    <a:noFill/>
                    <a:ln>
                      <a:noFill/>
                    </a:ln>
                  </pic:spPr>
                </pic:pic>
              </a:graphicData>
            </a:graphic>
          </wp:inline>
        </w:drawing>
      </w:r>
    </w:p>
    <w:p w:rsidR="00C51913" w:rsidRPr="007935C6" w:rsidRDefault="00DE22AA" w:rsidP="007935C6">
      <w:pPr>
        <w:spacing w:after="120"/>
        <w:jc w:val="center"/>
        <w:rPr>
          <w:i/>
          <w:iCs/>
        </w:rPr>
      </w:pPr>
      <w:r>
        <w:rPr>
          <w:rStyle w:val="Emphasis"/>
        </w:rPr>
        <w:t xml:space="preserve">Figure 3. </w:t>
      </w:r>
      <w:r w:rsidR="008B5375" w:rsidRPr="00645C0D">
        <w:rPr>
          <w:rStyle w:val="Emphasis"/>
        </w:rPr>
        <w:t>Mock Mana Selector</w:t>
      </w:r>
    </w:p>
    <w:p w:rsidR="00833623" w:rsidRDefault="00822771" w:rsidP="00822771">
      <w:pPr>
        <w:pStyle w:val="Heading1"/>
      </w:pPr>
      <w:bookmarkStart w:id="30" w:name="_Toc411175825"/>
      <w:bookmarkStart w:id="31" w:name="_Toc411184276"/>
      <w:bookmarkStart w:id="32" w:name="_Toc411190011"/>
      <w:r>
        <w:t>User Descriptions</w:t>
      </w:r>
      <w:bookmarkEnd w:id="30"/>
      <w:bookmarkEnd w:id="31"/>
      <w:bookmarkEnd w:id="32"/>
    </w:p>
    <w:p w:rsidR="008C2E04" w:rsidRDefault="008C2E04" w:rsidP="008C2E04">
      <w:bookmarkStart w:id="33" w:name="_Toc411175826"/>
      <w:bookmarkStart w:id="34" w:name="_Toc411184277"/>
      <w:r>
        <w:t xml:space="preserve">All users will need basic computer skills with some experience on the </w:t>
      </w:r>
      <w:r w:rsidR="00DE22AA">
        <w:t>I</w:t>
      </w:r>
      <w:r>
        <w:t>nternet and will need to speak and read English to properly use the website.</w:t>
      </w:r>
    </w:p>
    <w:p w:rsidR="008C2E04" w:rsidRDefault="008C2E04" w:rsidP="008C2E04">
      <w:r>
        <w:lastRenderedPageBreak/>
        <w:t>The primary audience of Mastering Magic will be new players interested in Magic the Gathering. Magic is rated 13+, therefore the website must be intuitive for all users who are at least thirteen years of age. The homepage will describe in detail how to play using images and small text blocks, keeping it as simple as possible.  </w:t>
      </w:r>
    </w:p>
    <w:p w:rsidR="008C2E04" w:rsidRDefault="008C2E04" w:rsidP="008C2E04">
      <w:r>
        <w:t>The secondary audience will be seasoned players. The deck database and tournament statistics will draw in seasoned players who are looking to make a deck and need to find cards that work with their style of play.</w:t>
      </w:r>
    </w:p>
    <w:p w:rsidR="00822771" w:rsidRDefault="00822771" w:rsidP="008C2E04">
      <w:pPr>
        <w:pStyle w:val="Heading1"/>
      </w:pPr>
      <w:bookmarkStart w:id="35" w:name="_Toc411190012"/>
      <w:r>
        <w:t>Discussion of Issues</w:t>
      </w:r>
      <w:bookmarkEnd w:id="33"/>
      <w:bookmarkEnd w:id="34"/>
      <w:bookmarkEnd w:id="35"/>
    </w:p>
    <w:p w:rsidR="001E16C6" w:rsidRDefault="001E16C6" w:rsidP="001D13DF">
      <w:pPr>
        <w:pStyle w:val="ListParagraph"/>
        <w:numPr>
          <w:ilvl w:val="0"/>
          <w:numId w:val="12"/>
        </w:numPr>
      </w:pPr>
      <w:r>
        <w:t>The project has a complicated backend which will take a lot of time to develop</w:t>
      </w:r>
      <w:r w:rsidR="00F22102">
        <w:t xml:space="preserve">, but the GUI must take precedence due to its significance in the course. The project will need to be divvied up among the developers so that the backend and GUI features are created at the same time. </w:t>
      </w:r>
    </w:p>
    <w:p w:rsidR="00F22102" w:rsidRDefault="00F22102" w:rsidP="001D13DF">
      <w:pPr>
        <w:pStyle w:val="ListParagraph"/>
        <w:numPr>
          <w:ilvl w:val="0"/>
          <w:numId w:val="12"/>
        </w:numPr>
      </w:pPr>
      <w:r>
        <w:t>The develop</w:t>
      </w:r>
      <w:r w:rsidR="00636A69">
        <w:t>ers have limited PHP experience. I</w:t>
      </w:r>
      <w:r>
        <w:t xml:space="preserve">mplementing multiple PHP pages will take time and will need to be developed early </w:t>
      </w:r>
      <w:r w:rsidR="00636A69">
        <w:t>in project development</w:t>
      </w:r>
      <w:r>
        <w:t xml:space="preserve"> so that the website can be styled properly.</w:t>
      </w:r>
    </w:p>
    <w:p w:rsidR="00F22102" w:rsidRDefault="00636A69" w:rsidP="001D13DF">
      <w:pPr>
        <w:pStyle w:val="ListParagraph"/>
        <w:numPr>
          <w:ilvl w:val="0"/>
          <w:numId w:val="12"/>
        </w:numPr>
      </w:pPr>
      <w:r>
        <w:t xml:space="preserve">The development team is also tasked with creating </w:t>
      </w:r>
      <w:r w:rsidR="00F22102">
        <w:t xml:space="preserve">an efficient card database to allow for quick server side queries. The database has to be quick to reduce page load times. Depending on </w:t>
      </w:r>
      <w:r w:rsidR="0027207E">
        <w:t>W</w:t>
      </w:r>
      <w:r w:rsidR="00F22102">
        <w:t>e</w:t>
      </w:r>
      <w:ins w:id="36" w:author="Michael Mammosser" w:date="2015-02-13T17:13:00Z">
        <w:r w:rsidR="00052AE4">
          <w:t>bL</w:t>
        </w:r>
      </w:ins>
      <w:del w:id="37" w:author="Michael Mammosser" w:date="2015-02-13T17:13:00Z">
        <w:r w:rsidR="0027207E" w:rsidDel="00052AE4">
          <w:delText>B</w:delText>
        </w:r>
        <w:r w:rsidR="00F22102" w:rsidDel="00052AE4">
          <w:delText>l</w:delText>
        </w:r>
      </w:del>
      <w:r w:rsidR="00F22102">
        <w:t>ab</w:t>
      </w:r>
      <w:r w:rsidR="00DE52A9">
        <w:t>’s</w:t>
      </w:r>
      <w:r w:rsidR="00F22102">
        <w:t xml:space="preserve"> server performance, a third party server may have to be used.  </w:t>
      </w:r>
      <w:del w:id="38" w:author="Michael Mammosser" w:date="2015-02-13T17:14:00Z">
        <w:r w:rsidR="00F22102" w:rsidDel="00052AE4">
          <w:delText>If load times are still slow</w:delText>
        </w:r>
        <w:r w:rsidDel="00052AE4">
          <w:delText>,</w:delText>
        </w:r>
        <w:r w:rsidR="00F22102" w:rsidDel="00052AE4">
          <w:delText xml:space="preserve"> </w:delText>
        </w:r>
        <w:r w:rsidDel="00052AE4">
          <w:delText>a limited number of users may be allowed to use the site.</w:delText>
        </w:r>
      </w:del>
    </w:p>
    <w:p w:rsidR="00BA3307" w:rsidRDefault="00F22102" w:rsidP="001D13DF">
      <w:pPr>
        <w:pStyle w:val="ListParagraph"/>
        <w:numPr>
          <w:ilvl w:val="0"/>
          <w:numId w:val="12"/>
        </w:numPr>
      </w:pPr>
      <w:r>
        <w:t xml:space="preserve">Time is the biggest issue with this project and a strict schedule has been set </w:t>
      </w:r>
      <w:r w:rsidR="00DE52A9">
        <w:t>s</w:t>
      </w:r>
      <w:r>
        <w:t>o that all of the goals will be reached by the final presentation.</w:t>
      </w:r>
    </w:p>
    <w:p w:rsidR="00FE7A37" w:rsidRDefault="00FE7A37" w:rsidP="001D13DF">
      <w:pPr>
        <w:pStyle w:val="ListParagraph"/>
        <w:numPr>
          <w:ilvl w:val="0"/>
          <w:numId w:val="12"/>
        </w:numPr>
      </w:pPr>
      <w:r w:rsidRPr="00FE7A37">
        <w:lastRenderedPageBreak/>
        <w:t xml:space="preserve">Managing this project between </w:t>
      </w:r>
      <w:r w:rsidR="00636A69">
        <w:t>three</w:t>
      </w:r>
      <w:r w:rsidRPr="00FE7A37">
        <w:t xml:space="preserve"> people </w:t>
      </w:r>
      <w:r w:rsidR="00DE52A9">
        <w:t>may</w:t>
      </w:r>
      <w:r w:rsidR="00DE52A9" w:rsidRPr="00FE7A37">
        <w:t xml:space="preserve"> </w:t>
      </w:r>
      <w:r w:rsidRPr="00FE7A37">
        <w:t>end u</w:t>
      </w:r>
      <w:r>
        <w:t>p being a problem</w:t>
      </w:r>
      <w:r w:rsidR="00636A69">
        <w:t>.</w:t>
      </w:r>
      <w:r>
        <w:t xml:space="preserve"> </w:t>
      </w:r>
      <w:r w:rsidR="00636A69">
        <w:t>H</w:t>
      </w:r>
      <w:r>
        <w:t>aving a GitH</w:t>
      </w:r>
      <w:r w:rsidRPr="00FE7A37">
        <w:t>ub</w:t>
      </w:r>
      <w:r w:rsidR="00636A69">
        <w:t xml:space="preserve"> repository</w:t>
      </w:r>
      <w:r w:rsidRPr="00FE7A37">
        <w:t xml:space="preserve"> </w:t>
      </w:r>
      <w:r w:rsidR="00636A69">
        <w:t>with multiple people committing</w:t>
      </w:r>
      <w:r w:rsidRPr="00FE7A37">
        <w:t xml:space="preserve"> is a new </w:t>
      </w:r>
      <w:r w:rsidR="00636A69">
        <w:t>approach</w:t>
      </w:r>
      <w:r>
        <w:t xml:space="preserve"> </w:t>
      </w:r>
      <w:r w:rsidR="00636A69">
        <w:t>for</w:t>
      </w:r>
      <w:r>
        <w:t xml:space="preserve"> most of us</w:t>
      </w:r>
      <w:r w:rsidR="00DE52A9">
        <w:t>, but may help with project management</w:t>
      </w:r>
      <w:r>
        <w:t xml:space="preserve">. </w:t>
      </w:r>
    </w:p>
    <w:p w:rsidR="00FE7A37" w:rsidRPr="00F22102" w:rsidRDefault="00636A69" w:rsidP="001D13DF">
      <w:pPr>
        <w:pStyle w:val="ListParagraph"/>
        <w:numPr>
          <w:ilvl w:val="0"/>
          <w:numId w:val="12"/>
        </w:numPr>
      </w:pPr>
      <w:del w:id="39" w:author="Michael Mammosser" w:date="2015-02-13T17:15:00Z">
        <w:r w:rsidDel="00052AE4">
          <w:delText>(REWRITE THIS GREG)</w:delText>
        </w:r>
        <w:r w:rsidDel="00052AE4">
          <w:rPr>
            <w:rFonts w:cs="Times New Roman"/>
            <w:color w:val="1E2021"/>
            <w:sz w:val="23"/>
            <w:szCs w:val="23"/>
          </w:rPr>
          <w:delText xml:space="preserve">. </w:delText>
        </w:r>
      </w:del>
      <w:r w:rsidR="00FE7A37" w:rsidRPr="00FE7A37">
        <w:t>As a team, we collectively decided to focus on programming in AngularJS</w:t>
      </w:r>
      <w:r w:rsidR="00DE52A9">
        <w:t xml:space="preserve"> over JQuer</w:t>
      </w:r>
      <w:ins w:id="40" w:author="Michael Mammosser" w:date="2015-02-13T17:15:00Z">
        <w:r w:rsidR="00052AE4">
          <w:t>y</w:t>
        </w:r>
      </w:ins>
      <w:r w:rsidR="00DE52A9">
        <w:t xml:space="preserve"> or BootStrap.</w:t>
      </w:r>
      <w:r>
        <w:t xml:space="preserve"> </w:t>
      </w:r>
      <w:r w:rsidR="00DE52A9">
        <w:t>We came to the conclusion that AngularJS</w:t>
      </w:r>
      <w:r w:rsidR="00DE52A9" w:rsidRPr="00FE7A37">
        <w:t xml:space="preserve"> </w:t>
      </w:r>
      <w:r w:rsidR="00FE7A37" w:rsidRPr="00FE7A37">
        <w:t>offers the most functio</w:t>
      </w:r>
      <w:r>
        <w:t xml:space="preserve">nality to achieve all of Mastering </w:t>
      </w:r>
      <w:r w:rsidR="00FE7A37" w:rsidRPr="00FE7A37">
        <w:t>Magic’s goals.</w:t>
      </w:r>
    </w:p>
    <w:p w:rsidR="00822771" w:rsidRDefault="00822771" w:rsidP="004C422F">
      <w:pPr>
        <w:pStyle w:val="Heading1"/>
      </w:pPr>
      <w:bookmarkStart w:id="41" w:name="_Toc411175833"/>
      <w:bookmarkStart w:id="42" w:name="_Toc411184279"/>
      <w:bookmarkStart w:id="43" w:name="_Toc411190013"/>
      <w:r>
        <w:t>Acceptability Criteria</w:t>
      </w:r>
      <w:bookmarkEnd w:id="41"/>
      <w:bookmarkEnd w:id="42"/>
      <w:bookmarkEnd w:id="43"/>
    </w:p>
    <w:p w:rsidR="003D7452" w:rsidRDefault="004C422F" w:rsidP="00FE7A37">
      <w:pPr>
        <w:pStyle w:val="Heading2"/>
      </w:pPr>
      <w:bookmarkStart w:id="44" w:name="_Toc411175834"/>
      <w:bookmarkStart w:id="45" w:name="_Toc411184280"/>
      <w:bookmarkStart w:id="46" w:name="_Toc411190014"/>
      <w:r>
        <w:t>Minimum Functionality</w:t>
      </w:r>
      <w:bookmarkEnd w:id="44"/>
      <w:bookmarkEnd w:id="45"/>
      <w:bookmarkEnd w:id="46"/>
    </w:p>
    <w:p w:rsidR="00FE7A37" w:rsidRPr="00FE7A37" w:rsidRDefault="00FE7A37" w:rsidP="00FE7A37">
      <w:pPr>
        <w:pStyle w:val="ListParagraph"/>
        <w:numPr>
          <w:ilvl w:val="0"/>
          <w:numId w:val="7"/>
        </w:numPr>
        <w:rPr>
          <w:rFonts w:ascii="Arial" w:hAnsi="Arial"/>
        </w:rPr>
      </w:pPr>
      <w:bookmarkStart w:id="47" w:name="_Toc411175835"/>
      <w:bookmarkStart w:id="48" w:name="_Toc411184281"/>
      <w:r w:rsidRPr="00FE7A37">
        <w:t>Detailed page for new users that explains how to play Magic the Gathering.</w:t>
      </w:r>
    </w:p>
    <w:p w:rsidR="00FE7A37" w:rsidRPr="00FE7A37" w:rsidRDefault="00FE7A37" w:rsidP="00FE7A37">
      <w:pPr>
        <w:pStyle w:val="ListParagraph"/>
        <w:numPr>
          <w:ilvl w:val="0"/>
          <w:numId w:val="7"/>
        </w:numPr>
        <w:rPr>
          <w:rFonts w:ascii="Arial" w:hAnsi="Arial"/>
        </w:rPr>
      </w:pPr>
      <w:r w:rsidRPr="00FE7A37">
        <w:t>Card page that displays the image and text information of any Magic card.</w:t>
      </w:r>
    </w:p>
    <w:p w:rsidR="00FE7A37" w:rsidRPr="00FE7A37" w:rsidRDefault="00FE7A37" w:rsidP="00FE7A37">
      <w:pPr>
        <w:pStyle w:val="ListParagraph"/>
        <w:numPr>
          <w:ilvl w:val="0"/>
          <w:numId w:val="7"/>
        </w:numPr>
        <w:rPr>
          <w:rFonts w:ascii="Arial" w:hAnsi="Arial"/>
        </w:rPr>
      </w:pPr>
      <w:r w:rsidRPr="00FE7A37">
        <w:t>Card page also links and displays associated decks.</w:t>
      </w:r>
    </w:p>
    <w:p w:rsidR="00FE7A37" w:rsidRPr="00FE7A37" w:rsidRDefault="00FE7A37" w:rsidP="00FE7A37">
      <w:pPr>
        <w:pStyle w:val="ListParagraph"/>
        <w:numPr>
          <w:ilvl w:val="0"/>
          <w:numId w:val="7"/>
        </w:numPr>
        <w:rPr>
          <w:rFonts w:ascii="Arial" w:hAnsi="Arial"/>
        </w:rPr>
      </w:pPr>
      <w:r w:rsidRPr="00FE7A37">
        <w:t>Card page also displays statistics of the card</w:t>
      </w:r>
      <w:r w:rsidR="00A81160">
        <w:t>’</w:t>
      </w:r>
      <w:r w:rsidRPr="00FE7A37">
        <w:t>s tournament play.</w:t>
      </w:r>
    </w:p>
    <w:p w:rsidR="00FE7A37" w:rsidRPr="00FE7A37" w:rsidRDefault="00FE7A37" w:rsidP="00FE7A37">
      <w:pPr>
        <w:pStyle w:val="ListParagraph"/>
        <w:numPr>
          <w:ilvl w:val="0"/>
          <w:numId w:val="7"/>
        </w:numPr>
        <w:rPr>
          <w:rFonts w:ascii="Arial" w:hAnsi="Arial"/>
        </w:rPr>
      </w:pPr>
      <w:r w:rsidRPr="00FE7A37">
        <w:t>Deck page that displays a link to each card and its count.</w:t>
      </w:r>
    </w:p>
    <w:p w:rsidR="004C422F" w:rsidRDefault="004C422F" w:rsidP="004C422F">
      <w:pPr>
        <w:pStyle w:val="Heading2"/>
      </w:pPr>
      <w:bookmarkStart w:id="49" w:name="_Toc411190015"/>
      <w:r>
        <w:t>Bonus/Future Functionality</w:t>
      </w:r>
      <w:bookmarkEnd w:id="47"/>
      <w:bookmarkEnd w:id="48"/>
      <w:bookmarkEnd w:id="49"/>
    </w:p>
    <w:p w:rsidR="004C422F" w:rsidRDefault="003D7452" w:rsidP="004C422F">
      <w:pPr>
        <w:pStyle w:val="ListParagraph"/>
        <w:numPr>
          <w:ilvl w:val="0"/>
          <w:numId w:val="3"/>
        </w:numPr>
      </w:pPr>
      <w:r>
        <w:t xml:space="preserve">Card page uses </w:t>
      </w:r>
      <w:r w:rsidR="00636A69">
        <w:t>D</w:t>
      </w:r>
      <w:r>
        <w:t>3.js to visually display statistical information.</w:t>
      </w:r>
    </w:p>
    <w:p w:rsidR="003D7452" w:rsidRDefault="003D7452" w:rsidP="003D7452">
      <w:pPr>
        <w:pStyle w:val="ListParagraph"/>
        <w:numPr>
          <w:ilvl w:val="0"/>
          <w:numId w:val="3"/>
        </w:numPr>
      </w:pPr>
      <w:r>
        <w:t>User login</w:t>
      </w:r>
      <w:r w:rsidR="00FE7A37">
        <w:t xml:space="preserve"> with user database.</w:t>
      </w:r>
    </w:p>
    <w:p w:rsidR="003D7452" w:rsidRDefault="003D7452" w:rsidP="003D7452">
      <w:pPr>
        <w:pStyle w:val="ListParagraph"/>
        <w:numPr>
          <w:ilvl w:val="1"/>
          <w:numId w:val="3"/>
        </w:numPr>
      </w:pPr>
      <w:r>
        <w:t>Deck builder.</w:t>
      </w:r>
    </w:p>
    <w:p w:rsidR="003A0B34" w:rsidRDefault="003D7452" w:rsidP="003A0B34">
      <w:pPr>
        <w:pStyle w:val="ListParagraph"/>
        <w:numPr>
          <w:ilvl w:val="1"/>
          <w:numId w:val="3"/>
        </w:numPr>
      </w:pPr>
      <w:r>
        <w:t>Comments section.</w:t>
      </w:r>
    </w:p>
    <w:p w:rsidR="003D7452" w:rsidRDefault="003D7452" w:rsidP="003D7452">
      <w:pPr>
        <w:pStyle w:val="ListParagraph"/>
        <w:numPr>
          <w:ilvl w:val="1"/>
          <w:numId w:val="3"/>
        </w:numPr>
      </w:pPr>
      <w:r>
        <w:t>Forums.</w:t>
      </w:r>
    </w:p>
    <w:p w:rsidR="003A0B34" w:rsidRDefault="003A0B34" w:rsidP="003A0B34">
      <w:pPr>
        <w:pStyle w:val="Heading1"/>
      </w:pPr>
      <w:bookmarkStart w:id="50" w:name="_Toc411175827"/>
      <w:bookmarkStart w:id="51" w:name="_Toc411184278"/>
      <w:bookmarkStart w:id="52" w:name="_Toc411190016"/>
      <w:r>
        <w:lastRenderedPageBreak/>
        <w:t>Schedule</w:t>
      </w:r>
      <w:bookmarkEnd w:id="50"/>
      <w:bookmarkEnd w:id="51"/>
      <w:bookmarkEnd w:id="52"/>
    </w:p>
    <w:p w:rsidR="003A0B34" w:rsidRDefault="003A0B34" w:rsidP="003A0B34">
      <w:r>
        <w:t xml:space="preserve">A </w:t>
      </w:r>
      <w:r w:rsidR="00636A69">
        <w:t>G</w:t>
      </w:r>
      <w:r>
        <w:t>oogle group has been created with a calendar of the project deadlines and intern</w:t>
      </w:r>
      <w:r w:rsidR="00FE7A37">
        <w:t xml:space="preserve">al deadlines set by the group. </w:t>
      </w:r>
      <w:r>
        <w:t>The group also includes a spreadsheet with each member’s responsibilities</w:t>
      </w:r>
      <w:r w:rsidR="00FE7A37">
        <w:t xml:space="preserve"> and their personal deadlines</w:t>
      </w:r>
      <w:r w:rsidR="003F3683">
        <w:t xml:space="preserve"> (See Figure 4)</w:t>
      </w:r>
      <w:r w:rsidR="00FE7A37">
        <w:t xml:space="preserve">. </w:t>
      </w:r>
      <w:r>
        <w:t xml:space="preserve">We will use GitHub </w:t>
      </w:r>
      <w:r w:rsidR="003F3683">
        <w:t>for version control</w:t>
      </w:r>
      <w:r>
        <w:t xml:space="preserve"> and will host the initial page on </w:t>
      </w:r>
      <w:r w:rsidR="003F3683">
        <w:t xml:space="preserve">the </w:t>
      </w:r>
      <w:r w:rsidR="00A81160">
        <w:t>W</w:t>
      </w:r>
      <w:r>
        <w:t>eb</w:t>
      </w:r>
      <w:r w:rsidR="00A81160">
        <w:t>L</w:t>
      </w:r>
      <w:r>
        <w:t>ab</w:t>
      </w:r>
      <w:r w:rsidR="003F3683">
        <w:t xml:space="preserve"> system.</w:t>
      </w:r>
    </w:p>
    <w:p w:rsidR="003A25FC" w:rsidRDefault="003A25FC" w:rsidP="003A0B34">
      <w:pPr>
        <w:rPr>
          <w:ins w:id="53" w:author="Michael Mammosser" w:date="2015-02-13T17:16:00Z"/>
        </w:rPr>
      </w:pPr>
    </w:p>
    <w:p w:rsidR="00052AE4" w:rsidRDefault="00052AE4" w:rsidP="003A0B34">
      <w:pPr>
        <w:rPr>
          <w:ins w:id="54" w:author="Michael Mammosser" w:date="2015-02-13T17:16:00Z"/>
        </w:rPr>
      </w:pPr>
    </w:p>
    <w:p w:rsidR="00052AE4" w:rsidRDefault="00052AE4" w:rsidP="003A0B34">
      <w:pPr>
        <w:rPr>
          <w:ins w:id="55" w:author="Michael Mammosser" w:date="2015-02-13T17:16:00Z"/>
        </w:rPr>
      </w:pPr>
    </w:p>
    <w:p w:rsidR="00052AE4" w:rsidRDefault="00052AE4" w:rsidP="003A0B34">
      <w:pPr>
        <w:rPr>
          <w:ins w:id="56" w:author="Michael Mammosser" w:date="2015-02-13T17:16:00Z"/>
        </w:rPr>
      </w:pPr>
    </w:p>
    <w:p w:rsidR="00052AE4" w:rsidRDefault="00052AE4" w:rsidP="003A0B34">
      <w:pPr>
        <w:rPr>
          <w:ins w:id="57" w:author="Michael Mammosser" w:date="2015-02-13T17:16:00Z"/>
        </w:rPr>
      </w:pPr>
    </w:p>
    <w:p w:rsidR="00052AE4" w:rsidRDefault="00052AE4" w:rsidP="003A0B34">
      <w:pPr>
        <w:rPr>
          <w:ins w:id="58" w:author="Michael Mammosser" w:date="2015-02-13T17:16:00Z"/>
        </w:rPr>
      </w:pPr>
    </w:p>
    <w:p w:rsidR="00052AE4" w:rsidRDefault="00052AE4" w:rsidP="003A0B34">
      <w:pPr>
        <w:rPr>
          <w:ins w:id="59" w:author="Michael Mammosser" w:date="2015-02-13T17:16:00Z"/>
        </w:rPr>
      </w:pPr>
    </w:p>
    <w:p w:rsidR="00052AE4" w:rsidRDefault="00052AE4" w:rsidP="003A0B34">
      <w:pPr>
        <w:rPr>
          <w:ins w:id="60" w:author="Michael Mammosser" w:date="2015-02-13T17:16:00Z"/>
        </w:rPr>
      </w:pPr>
    </w:p>
    <w:p w:rsidR="00052AE4" w:rsidRDefault="00052AE4" w:rsidP="003A0B34">
      <w:pPr>
        <w:rPr>
          <w:ins w:id="61" w:author="Michael Mammosser" w:date="2015-02-13T17:16:00Z"/>
        </w:rPr>
      </w:pPr>
    </w:p>
    <w:p w:rsidR="00052AE4" w:rsidRDefault="00052AE4" w:rsidP="003A0B34">
      <w:pPr>
        <w:rPr>
          <w:ins w:id="62" w:author="Michael Mammosser" w:date="2015-02-13T17:16:00Z"/>
        </w:rPr>
      </w:pPr>
    </w:p>
    <w:p w:rsidR="00052AE4" w:rsidRDefault="00052AE4" w:rsidP="003A0B34"/>
    <w:p w:rsidR="003A25FC" w:rsidRDefault="003A25FC" w:rsidP="003A0B34"/>
    <w:p w:rsidR="003A25FC" w:rsidRDefault="003A25FC" w:rsidP="003A0B34"/>
    <w:p w:rsidR="003F3683" w:rsidRPr="003F3683" w:rsidRDefault="003F3683" w:rsidP="003F3683">
      <w:pPr>
        <w:pStyle w:val="NoSpacing"/>
        <w:rPr>
          <w:rFonts w:ascii="Times New Roman" w:hAnsi="Times New Roman" w:cs="Times New Roman"/>
        </w:rPr>
      </w:pPr>
      <w:r w:rsidRPr="003F3683">
        <w:rPr>
          <w:rFonts w:ascii="Times New Roman" w:hAnsi="Times New Roman" w:cs="Times New Roman"/>
        </w:rPr>
        <w:lastRenderedPageBreak/>
        <w:t>MM: Michael Mammosser, GC: Gregory Caldwell, AD: Andrew DiBiasio</w:t>
      </w:r>
    </w:p>
    <w:tbl>
      <w:tblPr>
        <w:tblW w:w="8662" w:type="dxa"/>
        <w:tblInd w:w="113"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left w:w="115" w:type="dxa"/>
          <w:right w:w="115" w:type="dxa"/>
        </w:tblCellMar>
        <w:tblLook w:val="04A0" w:firstRow="1" w:lastRow="0" w:firstColumn="1" w:lastColumn="0" w:noHBand="0" w:noVBand="1"/>
      </w:tblPr>
      <w:tblGrid>
        <w:gridCol w:w="3333"/>
        <w:gridCol w:w="993"/>
        <w:gridCol w:w="1534"/>
        <w:gridCol w:w="1534"/>
        <w:gridCol w:w="1268"/>
      </w:tblGrid>
      <w:tr w:rsidR="003A25FC" w:rsidRPr="003A25FC" w:rsidTr="003F3683">
        <w:trPr>
          <w:trHeight w:val="342"/>
        </w:trPr>
        <w:tc>
          <w:tcPr>
            <w:tcW w:w="3333"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Task Name</w:t>
            </w:r>
          </w:p>
        </w:tc>
        <w:tc>
          <w:tcPr>
            <w:tcW w:w="993"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Duration</w:t>
            </w:r>
          </w:p>
        </w:tc>
        <w:tc>
          <w:tcPr>
            <w:tcW w:w="1534"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Start</w:t>
            </w:r>
          </w:p>
        </w:tc>
        <w:tc>
          <w:tcPr>
            <w:tcW w:w="1534"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Finish</w:t>
            </w:r>
          </w:p>
        </w:tc>
        <w:tc>
          <w:tcPr>
            <w:tcW w:w="1268"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Responsible</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Mastering Magic</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64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Tue 2/3/15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Cs w:val="24"/>
              </w:rPr>
            </w:pPr>
            <w:r w:rsidRPr="003A25FC">
              <w:rPr>
                <w:rFonts w:ascii="Calibri" w:eastAsia="Times New Roman" w:hAnsi="Calibri" w:cs="Times New Roman"/>
                <w:color w:val="000000"/>
                <w:szCs w:val="24"/>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Project Proposal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Tue 2/10/15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Proposal Draft</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5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Mock card.html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 day</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Mock manaSelector.html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 day</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Mock main.html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 day</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Proposal Editing</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3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Alpha Version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2/27/15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Card Database</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3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2/6/15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Deck Database</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8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PHP Database Connection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6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mainStyle.css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manaSelector.html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main.html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decks.html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cardSearch.html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Testing</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4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Beta Version and Usability Test</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Wed 4/15/15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Wed 4/15/15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ind w:left="-23"/>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Card Statistics / Database Joins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5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3/5/15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mainStyle.css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manaSelector.html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main.html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decks.html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cardSearch.html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D3.js Implementation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3/10/15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3/24/15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deckBuilder.html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18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3/24/15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4/16/15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Testing</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29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4/21/15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Class Presentations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4/24/15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4/24/15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Prepare Presentation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4/21/15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Final Submission Due</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Poster Presentation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Poster Creation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4/21/15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bl>
    <w:p w:rsidR="003A25FC" w:rsidRPr="003A25FC" w:rsidRDefault="003F3683" w:rsidP="003A25FC">
      <w:pPr>
        <w:keepLines/>
        <w:spacing w:before="120"/>
        <w:jc w:val="center"/>
        <w:rPr>
          <w:rStyle w:val="Emphasis"/>
        </w:rPr>
      </w:pPr>
      <w:r>
        <w:rPr>
          <w:rStyle w:val="Emphasis"/>
        </w:rPr>
        <w:t xml:space="preserve">Figure 4. </w:t>
      </w:r>
      <w:r w:rsidR="003A25FC">
        <w:rPr>
          <w:rStyle w:val="Emphasis"/>
        </w:rPr>
        <w:t>Project Schedule</w:t>
      </w:r>
    </w:p>
    <w:p w:rsidR="007935C6" w:rsidRPr="007935C6" w:rsidRDefault="007935C6" w:rsidP="007935C6">
      <w:pPr>
        <w:pStyle w:val="Heading1"/>
        <w:rPr>
          <w:rFonts w:eastAsiaTheme="minorEastAsia"/>
          <w:shd w:val="clear" w:color="auto" w:fill="FFFFFF"/>
          <w:lang w:eastAsia="ja-JP"/>
        </w:rPr>
      </w:pPr>
      <w:bookmarkStart w:id="63" w:name="_Toc411190017"/>
      <w:r w:rsidRPr="007935C6">
        <w:lastRenderedPageBreak/>
        <w:t>References</w:t>
      </w:r>
      <w:bookmarkEnd w:id="63"/>
    </w:p>
    <w:p w:rsidR="007935C6" w:rsidRPr="007935C6" w:rsidRDefault="007935C6" w:rsidP="007935C6">
      <w:pPr>
        <w:pStyle w:val="ListParagraph"/>
        <w:numPr>
          <w:ilvl w:val="0"/>
          <w:numId w:val="9"/>
        </w:numPr>
        <w:rPr>
          <w:shd w:val="clear" w:color="auto" w:fill="FFFFFF"/>
        </w:rPr>
      </w:pPr>
      <w:r w:rsidRPr="007935C6">
        <w:rPr>
          <w:shd w:val="clear" w:color="auto" w:fill="FFFFFF"/>
        </w:rPr>
        <w:t>"MTG JSON."</w:t>
      </w:r>
      <w:r w:rsidRPr="007935C6">
        <w:t> </w:t>
      </w:r>
      <w:r w:rsidRPr="007935C6">
        <w:rPr>
          <w:shd w:val="clear" w:color="auto" w:fill="FFFFFF"/>
        </w:rPr>
        <w:t>Magic the Gathering Card Data in JSON Format. Web. 08 Feb. 2015. &lt;http://mtgjson.com/&gt;.</w:t>
      </w:r>
    </w:p>
    <w:p w:rsidR="007935C6" w:rsidRPr="007935C6" w:rsidRDefault="007935C6" w:rsidP="007935C6">
      <w:pPr>
        <w:pStyle w:val="ListParagraph"/>
        <w:numPr>
          <w:ilvl w:val="0"/>
          <w:numId w:val="9"/>
        </w:numPr>
        <w:rPr>
          <w:shd w:val="clear" w:color="auto" w:fill="FFFFFF"/>
        </w:rPr>
      </w:pPr>
      <w:r w:rsidRPr="007935C6">
        <w:rPr>
          <w:shd w:val="clear" w:color="auto" w:fill="FFFFFF"/>
        </w:rPr>
        <w:t>"MTG Image." Magic the Gathering Card Images. Web. 08 Feb. 2015. &lt;http://mtgimage.com/&gt;.</w:t>
      </w:r>
    </w:p>
    <w:p w:rsidR="007935C6" w:rsidRPr="007935C6" w:rsidRDefault="007935C6" w:rsidP="007935C6">
      <w:pPr>
        <w:pStyle w:val="ListParagraph"/>
        <w:numPr>
          <w:ilvl w:val="0"/>
          <w:numId w:val="9"/>
        </w:numPr>
        <w:rPr>
          <w:shd w:val="clear" w:color="auto" w:fill="FFFFFF"/>
        </w:rPr>
      </w:pPr>
      <w:r w:rsidRPr="007935C6">
        <w:rPr>
          <w:shd w:val="clear" w:color="auto" w:fill="FFFFFF"/>
        </w:rPr>
        <w:t>"BeautifulSoup 3.2.1 : Python Package Index." BeautifulSoup 3.2.1 : Python Package Index. Web. 08 Feb. 2015. &lt;https://pypi.python.org/pypi/BeautifulSoup&gt;.</w:t>
      </w:r>
    </w:p>
    <w:p w:rsidR="007935C6" w:rsidRPr="007935C6" w:rsidRDefault="007935C6" w:rsidP="007935C6">
      <w:pPr>
        <w:pStyle w:val="ListParagraph"/>
        <w:numPr>
          <w:ilvl w:val="0"/>
          <w:numId w:val="9"/>
        </w:numPr>
        <w:rPr>
          <w:shd w:val="clear" w:color="auto" w:fill="FFFFFF"/>
        </w:rPr>
      </w:pPr>
      <w:r w:rsidRPr="007935C6">
        <w:rPr>
          <w:shd w:val="clear" w:color="auto" w:fill="FFFFFF"/>
        </w:rPr>
        <w:t>"HTML Enhanced for Web Apps!" AngularJS. Web. 08 Feb. 2015. &lt;https://angularjs.org/&gt;.</w:t>
      </w:r>
    </w:p>
    <w:p w:rsidR="007935C6" w:rsidRPr="007935C6" w:rsidRDefault="007935C6" w:rsidP="007935C6">
      <w:pPr>
        <w:pStyle w:val="ListParagraph"/>
        <w:numPr>
          <w:ilvl w:val="0"/>
          <w:numId w:val="9"/>
        </w:numPr>
        <w:rPr>
          <w:shd w:val="clear" w:color="auto" w:fill="FFFFFF"/>
        </w:rPr>
      </w:pPr>
      <w:r w:rsidRPr="007935C6">
        <w:rPr>
          <w:shd w:val="clear" w:color="auto" w:fill="FFFFFF"/>
        </w:rPr>
        <w:t>"Daily MTG : Magic: The Gathering." Daily MTG : Magic: The Gathering. Web. 08 Feb. 2015. &lt;http://archive.wizards.com/Magic/magazine/&gt;.</w:t>
      </w:r>
    </w:p>
    <w:p w:rsidR="007935C6" w:rsidRPr="007935C6" w:rsidRDefault="007935C6" w:rsidP="007935C6">
      <w:pPr>
        <w:pStyle w:val="ListParagraph"/>
        <w:numPr>
          <w:ilvl w:val="0"/>
          <w:numId w:val="9"/>
        </w:numPr>
        <w:rPr>
          <w:shd w:val="clear" w:color="auto" w:fill="FFFFFF"/>
        </w:rPr>
      </w:pPr>
      <w:r w:rsidRPr="007935C6">
        <w:rPr>
          <w:shd w:val="clear" w:color="auto" w:fill="FFFFFF"/>
        </w:rPr>
        <w:t>"D3.js - Data-Driven Documents." D3.js - Data-Driven Documents. Web. 05 Feb. 2015. &lt;http://d3js.org/&gt;.</w:t>
      </w:r>
    </w:p>
    <w:p w:rsidR="007935C6" w:rsidRPr="004C422F" w:rsidRDefault="007935C6" w:rsidP="003A0B34">
      <w:pPr>
        <w:pStyle w:val="ListParagraph"/>
        <w:numPr>
          <w:ilvl w:val="0"/>
          <w:numId w:val="9"/>
        </w:numPr>
      </w:pPr>
      <w:r w:rsidRPr="007935C6">
        <w:rPr>
          <w:shd w:val="clear" w:color="auto" w:fill="F2F2F2"/>
        </w:rPr>
        <w:t>"MAGIC: THE GATHERING."</w:t>
      </w:r>
      <w:r w:rsidRPr="007935C6">
        <w:rPr>
          <w:rStyle w:val="apple-converted-space"/>
          <w:rFonts w:ascii="Helvetica" w:hAnsi="Helvetica" w:cs="Helvetica"/>
          <w:color w:val="000000"/>
          <w:sz w:val="21"/>
          <w:szCs w:val="21"/>
          <w:shd w:val="clear" w:color="auto" w:fill="F2F2F2"/>
        </w:rPr>
        <w:t> </w:t>
      </w:r>
      <w:r w:rsidRPr="007935C6">
        <w:rPr>
          <w:shd w:val="clear" w:color="auto" w:fill="F2F2F2"/>
        </w:rPr>
        <w:t>MAGIC: THE GATHERING. Web. 08 Feb. 2015. &lt;http://www.wizards.com/magic/displaythemedeck.asp&gt;.</w:t>
      </w:r>
      <w:r>
        <w:t xml:space="preserve"> </w:t>
      </w:r>
    </w:p>
    <w:sectPr w:rsidR="007935C6" w:rsidRPr="004C422F" w:rsidSect="003A25FC">
      <w:type w:val="continuous"/>
      <w:pgSz w:w="12240" w:h="15840"/>
      <w:pgMar w:top="1440" w:right="1440" w:bottom="1440" w:left="216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F44" w:rsidRDefault="00A41F44" w:rsidP="00822771">
      <w:pPr>
        <w:spacing w:after="0" w:line="240" w:lineRule="auto"/>
      </w:pPr>
      <w:r>
        <w:separator/>
      </w:r>
    </w:p>
  </w:endnote>
  <w:endnote w:type="continuationSeparator" w:id="0">
    <w:p w:rsidR="00A41F44" w:rsidRDefault="00A41F44" w:rsidP="0082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3535949"/>
      <w:docPartObj>
        <w:docPartGallery w:val="Page Numbers (Bottom of Page)"/>
        <w:docPartUnique/>
      </w:docPartObj>
    </w:sdtPr>
    <w:sdtEndPr>
      <w:rPr>
        <w:noProof/>
      </w:rPr>
    </w:sdtEndPr>
    <w:sdtContent>
      <w:p w:rsidR="003A25FC" w:rsidRDefault="003A25FC" w:rsidP="003A25FC">
        <w:pPr>
          <w:pStyle w:val="Footer"/>
          <w:jc w:val="center"/>
        </w:pPr>
        <w:r>
          <w:fldChar w:fldCharType="begin"/>
        </w:r>
        <w:r>
          <w:instrText xml:space="preserve"> PAGE   \* MERGEFORMAT </w:instrText>
        </w:r>
        <w:r>
          <w:fldChar w:fldCharType="separate"/>
        </w:r>
        <w:r w:rsidR="00052AE4">
          <w:rPr>
            <w:noProof/>
          </w:rPr>
          <w:t>0</w:t>
        </w:r>
        <w:r>
          <w:rPr>
            <w:noProof/>
          </w:rPr>
          <w:fldChar w:fldCharType="end"/>
        </w:r>
      </w:p>
    </w:sdtContent>
  </w:sdt>
  <w:p w:rsidR="003D7452" w:rsidRDefault="003D74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452" w:rsidRDefault="003D7452" w:rsidP="00C51913">
    <w:pPr>
      <w:pStyle w:val="Footer"/>
    </w:pPr>
  </w:p>
  <w:p w:rsidR="00822771" w:rsidRDefault="008227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F44" w:rsidRDefault="00A41F44" w:rsidP="00822771">
      <w:pPr>
        <w:spacing w:after="0" w:line="240" w:lineRule="auto"/>
      </w:pPr>
      <w:r>
        <w:separator/>
      </w:r>
    </w:p>
  </w:footnote>
  <w:footnote w:type="continuationSeparator" w:id="0">
    <w:p w:rsidR="00A41F44" w:rsidRDefault="00A41F44" w:rsidP="008227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C5A" w:rsidRPr="004634E2" w:rsidRDefault="004634E2">
    <w:pPr>
      <w:pStyle w:val="Header"/>
    </w:pPr>
    <w:r>
      <w:t>Mastering Magic</w:t>
    </w:r>
    <w:r w:rsidR="00520C5A">
      <w:ptab w:relativeTo="margin" w:alignment="center" w:leader="none"/>
    </w:r>
    <w:r w:rsidR="00520C5A">
      <w:ptab w:relativeTo="margin" w:alignment="right" w:leader="none"/>
    </w:r>
    <w:r w:rsidR="00520C5A">
      <w:t>Mammosser, Caldwell, DiBiasio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04A64"/>
    <w:multiLevelType w:val="hybridMultilevel"/>
    <w:tmpl w:val="31A6F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0131E1"/>
    <w:multiLevelType w:val="hybridMultilevel"/>
    <w:tmpl w:val="998C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F476B7"/>
    <w:multiLevelType w:val="hybridMultilevel"/>
    <w:tmpl w:val="33DC0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7264CF"/>
    <w:multiLevelType w:val="multilevel"/>
    <w:tmpl w:val="2576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335313"/>
    <w:multiLevelType w:val="hybridMultilevel"/>
    <w:tmpl w:val="723E1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3D3AF4"/>
    <w:multiLevelType w:val="hybridMultilevel"/>
    <w:tmpl w:val="CE94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057DBA"/>
    <w:multiLevelType w:val="hybridMultilevel"/>
    <w:tmpl w:val="4A40F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BC2E6B"/>
    <w:multiLevelType w:val="hybridMultilevel"/>
    <w:tmpl w:val="E8164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620CFD"/>
    <w:multiLevelType w:val="hybridMultilevel"/>
    <w:tmpl w:val="EEF0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A02F3D"/>
    <w:multiLevelType w:val="hybridMultilevel"/>
    <w:tmpl w:val="F06A9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7C4DB6"/>
    <w:multiLevelType w:val="hybridMultilevel"/>
    <w:tmpl w:val="2D36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D32CEE"/>
    <w:multiLevelType w:val="hybridMultilevel"/>
    <w:tmpl w:val="EA789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1"/>
  </w:num>
  <w:num w:numId="4">
    <w:abstractNumId w:val="7"/>
  </w:num>
  <w:num w:numId="5">
    <w:abstractNumId w:val="0"/>
  </w:num>
  <w:num w:numId="6">
    <w:abstractNumId w:val="3"/>
  </w:num>
  <w:num w:numId="7">
    <w:abstractNumId w:val="8"/>
  </w:num>
  <w:num w:numId="8">
    <w:abstractNumId w:val="9"/>
  </w:num>
  <w:num w:numId="9">
    <w:abstractNumId w:val="4"/>
  </w:num>
  <w:num w:numId="10">
    <w:abstractNumId w:val="5"/>
  </w:num>
  <w:num w:numId="11">
    <w:abstractNumId w:val="2"/>
  </w:num>
  <w:num w:numId="12">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Mammosser">
    <w15:presenceInfo w15:providerId="Windows Live" w15:userId="d22d232e6d7756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771"/>
    <w:rsid w:val="000304C7"/>
    <w:rsid w:val="00051071"/>
    <w:rsid w:val="00052AE4"/>
    <w:rsid w:val="000A6967"/>
    <w:rsid w:val="00193C89"/>
    <w:rsid w:val="001D13DF"/>
    <w:rsid w:val="001E16C6"/>
    <w:rsid w:val="0027207E"/>
    <w:rsid w:val="003A0B34"/>
    <w:rsid w:val="003A25FC"/>
    <w:rsid w:val="003A7D46"/>
    <w:rsid w:val="003D7452"/>
    <w:rsid w:val="003F3683"/>
    <w:rsid w:val="0041653E"/>
    <w:rsid w:val="004634E2"/>
    <w:rsid w:val="004B6BE3"/>
    <w:rsid w:val="004C422F"/>
    <w:rsid w:val="004F3C9E"/>
    <w:rsid w:val="00520C5A"/>
    <w:rsid w:val="00550625"/>
    <w:rsid w:val="00561177"/>
    <w:rsid w:val="00575556"/>
    <w:rsid w:val="005E6FFF"/>
    <w:rsid w:val="00604A25"/>
    <w:rsid w:val="00636A69"/>
    <w:rsid w:val="00645C0D"/>
    <w:rsid w:val="006B45C8"/>
    <w:rsid w:val="007630AC"/>
    <w:rsid w:val="00782A3F"/>
    <w:rsid w:val="007935C6"/>
    <w:rsid w:val="007C740F"/>
    <w:rsid w:val="00822771"/>
    <w:rsid w:val="00833623"/>
    <w:rsid w:val="0086638B"/>
    <w:rsid w:val="008B5375"/>
    <w:rsid w:val="008C2E04"/>
    <w:rsid w:val="00923E6E"/>
    <w:rsid w:val="009473D5"/>
    <w:rsid w:val="00961632"/>
    <w:rsid w:val="009A6E37"/>
    <w:rsid w:val="00A41F44"/>
    <w:rsid w:val="00A81160"/>
    <w:rsid w:val="00AA468E"/>
    <w:rsid w:val="00AF39C8"/>
    <w:rsid w:val="00B735A0"/>
    <w:rsid w:val="00BA3307"/>
    <w:rsid w:val="00C51913"/>
    <w:rsid w:val="00C543CA"/>
    <w:rsid w:val="00CC3947"/>
    <w:rsid w:val="00CF5057"/>
    <w:rsid w:val="00DA2F89"/>
    <w:rsid w:val="00DE22AA"/>
    <w:rsid w:val="00DE52A9"/>
    <w:rsid w:val="00E52E38"/>
    <w:rsid w:val="00EE3A78"/>
    <w:rsid w:val="00F13DBA"/>
    <w:rsid w:val="00F164C6"/>
    <w:rsid w:val="00F22102"/>
    <w:rsid w:val="00FA0874"/>
    <w:rsid w:val="00FE7A37"/>
    <w:rsid w:val="00FF7644"/>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3BEED9-BFB2-4200-9FCD-E4918416B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B34"/>
    <w:pPr>
      <w:spacing w:after="240" w:line="480" w:lineRule="auto"/>
    </w:pPr>
    <w:rPr>
      <w:rFonts w:ascii="Times New Roman" w:hAnsi="Times New Roman"/>
      <w:sz w:val="24"/>
    </w:rPr>
  </w:style>
  <w:style w:type="paragraph" w:styleId="Heading1">
    <w:name w:val="heading 1"/>
    <w:basedOn w:val="Normal"/>
    <w:next w:val="Normal"/>
    <w:link w:val="Heading1Char"/>
    <w:uiPriority w:val="9"/>
    <w:qFormat/>
    <w:rsid w:val="00FE7A37"/>
    <w:pPr>
      <w:keepNext/>
      <w:keepLines/>
      <w:spacing w:line="240" w:lineRule="auto"/>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7A37"/>
    <w:pPr>
      <w:keepNext/>
      <w:keepLines/>
      <w:spacing w:line="240" w:lineRule="auto"/>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277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22771"/>
    <w:rPr>
      <w:rFonts w:eastAsiaTheme="minorEastAsia"/>
      <w:lang w:eastAsia="ja-JP"/>
    </w:rPr>
  </w:style>
  <w:style w:type="paragraph" w:styleId="BalloonText">
    <w:name w:val="Balloon Text"/>
    <w:basedOn w:val="Normal"/>
    <w:link w:val="BalloonTextChar"/>
    <w:uiPriority w:val="99"/>
    <w:semiHidden/>
    <w:unhideWhenUsed/>
    <w:rsid w:val="00822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771"/>
    <w:rPr>
      <w:rFonts w:ascii="Tahoma" w:hAnsi="Tahoma" w:cs="Tahoma"/>
      <w:sz w:val="16"/>
      <w:szCs w:val="16"/>
    </w:rPr>
  </w:style>
  <w:style w:type="paragraph" w:styleId="Subtitle">
    <w:name w:val="Subtitle"/>
    <w:basedOn w:val="Normal"/>
    <w:next w:val="Normal"/>
    <w:link w:val="SubtitleChar"/>
    <w:uiPriority w:val="11"/>
    <w:qFormat/>
    <w:rsid w:val="004634E2"/>
    <w:pPr>
      <w:numPr>
        <w:ilvl w:val="1"/>
      </w:numPr>
      <w:spacing w:after="120" w:line="360" w:lineRule="auto"/>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4634E2"/>
    <w:rPr>
      <w:rFonts w:ascii="Times New Roman" w:eastAsiaTheme="majorEastAsia" w:hAnsi="Times New Roman"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FE7A37"/>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unhideWhenUsed/>
    <w:qFormat/>
    <w:rsid w:val="00822771"/>
    <w:pPr>
      <w:outlineLvl w:val="9"/>
    </w:pPr>
    <w:rPr>
      <w:lang w:eastAsia="ja-JP"/>
    </w:rPr>
  </w:style>
  <w:style w:type="paragraph" w:styleId="TOC1">
    <w:name w:val="toc 1"/>
    <w:basedOn w:val="Normal"/>
    <w:next w:val="Normal"/>
    <w:autoRedefine/>
    <w:uiPriority w:val="39"/>
    <w:unhideWhenUsed/>
    <w:rsid w:val="00822771"/>
    <w:pPr>
      <w:spacing w:after="100"/>
    </w:pPr>
  </w:style>
  <w:style w:type="character" w:styleId="Hyperlink">
    <w:name w:val="Hyperlink"/>
    <w:basedOn w:val="DefaultParagraphFont"/>
    <w:uiPriority w:val="99"/>
    <w:unhideWhenUsed/>
    <w:rsid w:val="00822771"/>
    <w:rPr>
      <w:color w:val="0000FF" w:themeColor="hyperlink"/>
      <w:u w:val="single"/>
    </w:rPr>
  </w:style>
  <w:style w:type="paragraph" w:styleId="Header">
    <w:name w:val="header"/>
    <w:basedOn w:val="Normal"/>
    <w:link w:val="HeaderChar"/>
    <w:uiPriority w:val="99"/>
    <w:unhideWhenUsed/>
    <w:rsid w:val="00822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771"/>
  </w:style>
  <w:style w:type="paragraph" w:styleId="Footer">
    <w:name w:val="footer"/>
    <w:basedOn w:val="Normal"/>
    <w:link w:val="FooterChar"/>
    <w:uiPriority w:val="99"/>
    <w:unhideWhenUsed/>
    <w:rsid w:val="00822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771"/>
  </w:style>
  <w:style w:type="paragraph" w:styleId="ListParagraph">
    <w:name w:val="List Paragraph"/>
    <w:basedOn w:val="Normal"/>
    <w:uiPriority w:val="34"/>
    <w:qFormat/>
    <w:rsid w:val="003A7D46"/>
    <w:pPr>
      <w:ind w:left="720"/>
      <w:contextualSpacing/>
    </w:pPr>
  </w:style>
  <w:style w:type="table" w:styleId="TableGrid">
    <w:name w:val="Table Grid"/>
    <w:basedOn w:val="TableNormal"/>
    <w:uiPriority w:val="59"/>
    <w:rsid w:val="004C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7A37"/>
    <w:rPr>
      <w:rFonts w:ascii="Times New Roman" w:eastAsiaTheme="majorEastAsia" w:hAnsi="Times New Roman" w:cstheme="majorBidi"/>
      <w:b/>
      <w:bCs/>
      <w:color w:val="4F81BD" w:themeColor="accent1"/>
      <w:sz w:val="26"/>
      <w:szCs w:val="26"/>
    </w:rPr>
  </w:style>
  <w:style w:type="paragraph" w:styleId="TOC2">
    <w:name w:val="toc 2"/>
    <w:basedOn w:val="Normal"/>
    <w:next w:val="Normal"/>
    <w:autoRedefine/>
    <w:uiPriority w:val="39"/>
    <w:unhideWhenUsed/>
    <w:rsid w:val="003D7452"/>
    <w:pPr>
      <w:spacing w:after="100"/>
      <w:ind w:left="220"/>
    </w:pPr>
  </w:style>
  <w:style w:type="paragraph" w:styleId="EndnoteText">
    <w:name w:val="endnote text"/>
    <w:basedOn w:val="Normal"/>
    <w:link w:val="EndnoteTextChar"/>
    <w:uiPriority w:val="99"/>
    <w:semiHidden/>
    <w:unhideWhenUsed/>
    <w:rsid w:val="003A0B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0B34"/>
    <w:rPr>
      <w:rFonts w:ascii="Times New Roman" w:hAnsi="Times New Roman"/>
      <w:sz w:val="20"/>
      <w:szCs w:val="20"/>
    </w:rPr>
  </w:style>
  <w:style w:type="character" w:styleId="EndnoteReference">
    <w:name w:val="endnote reference"/>
    <w:basedOn w:val="DefaultParagraphFont"/>
    <w:uiPriority w:val="99"/>
    <w:semiHidden/>
    <w:unhideWhenUsed/>
    <w:rsid w:val="003A0B34"/>
    <w:rPr>
      <w:vertAlign w:val="superscript"/>
    </w:rPr>
  </w:style>
  <w:style w:type="character" w:styleId="SubtleReference">
    <w:name w:val="Subtle Reference"/>
    <w:basedOn w:val="DefaultParagraphFont"/>
    <w:uiPriority w:val="31"/>
    <w:qFormat/>
    <w:rsid w:val="00645C0D"/>
    <w:rPr>
      <w:smallCaps/>
      <w:color w:val="5A5A5A" w:themeColor="text1" w:themeTint="A5"/>
    </w:rPr>
  </w:style>
  <w:style w:type="character" w:styleId="BookTitle">
    <w:name w:val="Book Title"/>
    <w:basedOn w:val="DefaultParagraphFont"/>
    <w:uiPriority w:val="33"/>
    <w:qFormat/>
    <w:rsid w:val="00645C0D"/>
    <w:rPr>
      <w:b/>
      <w:bCs/>
      <w:i/>
      <w:iCs/>
      <w:spacing w:val="5"/>
    </w:rPr>
  </w:style>
  <w:style w:type="character" w:styleId="Emphasis">
    <w:name w:val="Emphasis"/>
    <w:basedOn w:val="DefaultParagraphFont"/>
    <w:uiPriority w:val="20"/>
    <w:qFormat/>
    <w:rsid w:val="00645C0D"/>
    <w:rPr>
      <w:i/>
      <w:iCs/>
    </w:rPr>
  </w:style>
  <w:style w:type="paragraph" w:styleId="NormalWeb">
    <w:name w:val="Normal (Web)"/>
    <w:basedOn w:val="Normal"/>
    <w:uiPriority w:val="99"/>
    <w:semiHidden/>
    <w:unhideWhenUsed/>
    <w:rsid w:val="008C2E04"/>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7935C6"/>
  </w:style>
  <w:style w:type="character" w:styleId="CommentReference">
    <w:name w:val="annotation reference"/>
    <w:basedOn w:val="DefaultParagraphFont"/>
    <w:uiPriority w:val="99"/>
    <w:semiHidden/>
    <w:unhideWhenUsed/>
    <w:rsid w:val="00550625"/>
    <w:rPr>
      <w:sz w:val="16"/>
      <w:szCs w:val="16"/>
    </w:rPr>
  </w:style>
  <w:style w:type="paragraph" w:styleId="CommentText">
    <w:name w:val="annotation text"/>
    <w:basedOn w:val="Normal"/>
    <w:link w:val="CommentTextChar"/>
    <w:uiPriority w:val="99"/>
    <w:semiHidden/>
    <w:unhideWhenUsed/>
    <w:rsid w:val="00550625"/>
    <w:pPr>
      <w:spacing w:line="240" w:lineRule="auto"/>
    </w:pPr>
    <w:rPr>
      <w:sz w:val="20"/>
      <w:szCs w:val="20"/>
    </w:rPr>
  </w:style>
  <w:style w:type="character" w:customStyle="1" w:styleId="CommentTextChar">
    <w:name w:val="Comment Text Char"/>
    <w:basedOn w:val="DefaultParagraphFont"/>
    <w:link w:val="CommentText"/>
    <w:uiPriority w:val="99"/>
    <w:semiHidden/>
    <w:rsid w:val="005506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0625"/>
    <w:rPr>
      <w:b/>
      <w:bCs/>
    </w:rPr>
  </w:style>
  <w:style w:type="character" w:customStyle="1" w:styleId="CommentSubjectChar">
    <w:name w:val="Comment Subject Char"/>
    <w:basedOn w:val="CommentTextChar"/>
    <w:link w:val="CommentSubject"/>
    <w:uiPriority w:val="99"/>
    <w:semiHidden/>
    <w:rsid w:val="0055062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15945">
      <w:bodyDiv w:val="1"/>
      <w:marLeft w:val="0"/>
      <w:marRight w:val="0"/>
      <w:marTop w:val="0"/>
      <w:marBottom w:val="0"/>
      <w:divBdr>
        <w:top w:val="none" w:sz="0" w:space="0" w:color="auto"/>
        <w:left w:val="none" w:sz="0" w:space="0" w:color="auto"/>
        <w:bottom w:val="none" w:sz="0" w:space="0" w:color="auto"/>
        <w:right w:val="none" w:sz="0" w:space="0" w:color="auto"/>
      </w:divBdr>
    </w:div>
    <w:div w:id="407928002">
      <w:bodyDiv w:val="1"/>
      <w:marLeft w:val="0"/>
      <w:marRight w:val="0"/>
      <w:marTop w:val="0"/>
      <w:marBottom w:val="0"/>
      <w:divBdr>
        <w:top w:val="none" w:sz="0" w:space="0" w:color="auto"/>
        <w:left w:val="none" w:sz="0" w:space="0" w:color="auto"/>
        <w:bottom w:val="none" w:sz="0" w:space="0" w:color="auto"/>
        <w:right w:val="none" w:sz="0" w:space="0" w:color="auto"/>
      </w:divBdr>
    </w:div>
    <w:div w:id="972832552">
      <w:bodyDiv w:val="1"/>
      <w:marLeft w:val="0"/>
      <w:marRight w:val="0"/>
      <w:marTop w:val="0"/>
      <w:marBottom w:val="0"/>
      <w:divBdr>
        <w:top w:val="none" w:sz="0" w:space="0" w:color="auto"/>
        <w:left w:val="none" w:sz="0" w:space="0" w:color="auto"/>
        <w:bottom w:val="none" w:sz="0" w:space="0" w:color="auto"/>
        <w:right w:val="none" w:sz="0" w:space="0" w:color="auto"/>
      </w:divBdr>
    </w:div>
    <w:div w:id="1222867828">
      <w:bodyDiv w:val="1"/>
      <w:marLeft w:val="0"/>
      <w:marRight w:val="0"/>
      <w:marTop w:val="0"/>
      <w:marBottom w:val="0"/>
      <w:divBdr>
        <w:top w:val="none" w:sz="0" w:space="0" w:color="auto"/>
        <w:left w:val="none" w:sz="0" w:space="0" w:color="auto"/>
        <w:bottom w:val="none" w:sz="0" w:space="0" w:color="auto"/>
        <w:right w:val="none" w:sz="0" w:space="0" w:color="auto"/>
      </w:divBdr>
    </w:div>
    <w:div w:id="1689256557">
      <w:bodyDiv w:val="1"/>
      <w:marLeft w:val="0"/>
      <w:marRight w:val="0"/>
      <w:marTop w:val="0"/>
      <w:marBottom w:val="0"/>
      <w:divBdr>
        <w:top w:val="none" w:sz="0" w:space="0" w:color="auto"/>
        <w:left w:val="none" w:sz="0" w:space="0" w:color="auto"/>
        <w:bottom w:val="none" w:sz="0" w:space="0" w:color="auto"/>
        <w:right w:val="none" w:sz="0" w:space="0" w:color="auto"/>
      </w:divBdr>
    </w:div>
    <w:div w:id="205973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25EB33-7775-45AE-97D7-A6E1481DC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1788</Words>
  <Characters>10197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Mastering Magic</vt:lpstr>
    </vt:vector>
  </TitlesOfParts>
  <Company>Putnam Investments</Company>
  <LinksUpToDate>false</LinksUpToDate>
  <CharactersWithSpaces>11962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Mastering Magic</dc:title>
  <dc:subject>A Magic the Gathering Knowledge Base</dc:subject>
  <dc:creator>Michael Mammosser, Gregory Caldwell, Andrew DiBiasio</dc:creator>
  <cp:lastModifiedBy>Michael Mammosser</cp:lastModifiedBy>
  <cp:revision>2</cp:revision>
  <cp:lastPrinted>2015-02-09T01:21:00Z</cp:lastPrinted>
  <dcterms:created xsi:type="dcterms:W3CDTF">2015-02-13T22:18:00Z</dcterms:created>
  <dcterms:modified xsi:type="dcterms:W3CDTF">2015-02-13T22:18:00Z</dcterms:modified>
</cp:coreProperties>
</file>